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9BA56" w14:textId="0F517C62" w:rsidR="007C51B8" w:rsidRDefault="0073326C" w:rsidP="007C51B8">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6192" behindDoc="1" locked="0" layoutInCell="1" allowOverlap="1" wp14:anchorId="7BDF40BD" wp14:editId="61330547">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8285BDA" id="Group 348" o:spid="_x0000_s1026" style="position:absolute;margin-left:-36pt;margin-top:-1in;width:540pt;height:414pt;z-index:-251660288;mso-position-horizontal-relative:margin;mso-position-vertical-relative:margin" coordorigin=",827" coordsize="10800,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">
                <v:group id="Group 349" o:spid="_x0000_s1027" style="position:absolute;top:827;width:10800;height:9147" coordorigin=",827" coordsize="10800,9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351" o:spid="_x0000_s1028" style="position:absolute;top:827;width:10800;height:9147;visibility:visible;mso-wrap-style:square;v-text-anchor:middle" coordsize="10800,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p/cMA&#10;AADbAAAADwAAAGRycy9kb3ducmV2LnhtbESPQWsCMRSE7wX/Q3iCt5rVgpTVKKIIHhRa18N6e2ye&#10;m8XNy5Kkuv57Uyj0OMzMN8xi1dtW3MmHxrGCyTgDQVw53XCt4Fzs3j9BhIissXVMCp4UYLUcvC0w&#10;1+7B33Q/xVokCIccFZgYu1zKUBmyGMauI07e1XmLMUlfS+3xkeC2ldMsm0mLDacFgx1tDFW3049V&#10;sIvt16UsvN2bbX1020PZF4dSqdGwX89BROrjf/ivvdcKPmbw+yX9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p/cMAAADbAAAADwAAAAAAAAAAAAAAAACYAgAAZHJzL2Rv&#10;d25yZXYueG1sUEsFBgAAAAAEAAQA9QAAAIgDAAAAAA==&#10;" path="m,l10800,r,9146l,9146,,e" fillcolor="black" stroked="f">
                    <v:path arrowok="t" o:connecttype="custom" o:connectlocs="0,827;10800,827;10800,9973;0,9973;0,82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B2CvEAAAA2wAAAA8AAABkcnMvZG93bnJldi54bWxEj0GLwjAUhO8L/ofwBC+Lpiq4pRpFREVY&#10;WNjqweOjebbF5qU2sdZ/vxGEPQ4z8w2zWHWmEi01rrSsYDyKQBBnVpecKzgdd8MYhPPIGivLpOBJ&#10;DlbL3scCE20f/Ett6nMRIOwSVFB4XydSuqwgg25ka+LgXWxj0AfZ5FI3+AhwU8lJFM2kwZLDQoE1&#10;bQrKrundKIhbnbf0fTmfp7Of7nO839y3t1SpQb9bz0F46vx/+N0+aAXTL3h9C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B2CvEAAAA2wAAAA8AAAAAAAAAAAAAAAAA&#10;nwIAAGRycy9kb3ducmV2LnhtbFBLBQYAAAAABAAEAPcAAACQAwAAAAA=&#10;">
                    <v:imagedata r:id="rId9" o:title=""/>
                  </v:shape>
                </v:group>
                <w10:wrap type="square" anchorx="margin" anchory="margin"/>
              </v:group>
            </w:pict>
          </mc:Fallback>
        </mc:AlternateContent>
      </w:r>
      <w:r w:rsidR="00CE5899">
        <w:rPr>
          <w:rFonts w:eastAsia="Helvetica Neue" w:cstheme="minorHAnsi"/>
          <w:color w:val="1098D9"/>
          <w:w w:val="99"/>
          <w:sz w:val="84"/>
          <w:szCs w:val="84"/>
        </w:rPr>
        <w:t>SFRA</w:t>
      </w:r>
      <w:r w:rsidR="00A27CAF">
        <w:rPr>
          <w:rFonts w:eastAsia="Helvetica Neue" w:cstheme="minorHAnsi"/>
          <w:color w:val="1098D9"/>
          <w:w w:val="99"/>
          <w:sz w:val="84"/>
          <w:szCs w:val="84"/>
        </w:rPr>
        <w:t xml:space="preserve"> </w:t>
      </w:r>
      <w:proofErr w:type="spellStart"/>
      <w:r w:rsidR="00E15457">
        <w:rPr>
          <w:rFonts w:eastAsia="Helvetica Neue" w:cstheme="minorHAnsi"/>
          <w:color w:val="1098D9"/>
          <w:w w:val="99"/>
          <w:sz w:val="84"/>
          <w:szCs w:val="84"/>
        </w:rPr>
        <w:t>SpeedFlex</w:t>
      </w:r>
      <w:proofErr w:type="spellEnd"/>
    </w:p>
    <w:p w14:paraId="73DCFDEF" w14:textId="2A630F38" w:rsidR="007C51B8" w:rsidRDefault="007C51B8" w:rsidP="007C51B8">
      <w:pPr>
        <w:rPr>
          <w:rFonts w:cstheme="minorHAnsi"/>
          <w:noProof/>
        </w:rPr>
      </w:pPr>
      <w:r w:rsidRPr="006113E0">
        <w:rPr>
          <w:rFonts w:cstheme="minorHAnsi"/>
          <w:noProof/>
        </w:rPr>
        <w:t xml:space="preserve"> </w:t>
      </w:r>
    </w:p>
    <w:p w14:paraId="00069EAF" w14:textId="354BB3BB" w:rsidR="007C51B8" w:rsidRPr="008F0A73" w:rsidRDefault="0073326C" w:rsidP="008F0A73">
      <w:pPr>
        <w:pStyle w:val="Heading2"/>
      </w:pPr>
      <w:r>
        <w:rPr>
          <w:rFonts w:ascii="Arial" w:eastAsia="Arial" w:hAnsi="Arial" w:cs="Arial"/>
          <w:b/>
          <w:color w:val="3C78D8"/>
          <w:sz w:val="36"/>
          <w:szCs w:val="36"/>
        </w:rPr>
        <w:drawing>
          <wp:inline distT="114300" distB="114300" distL="114300" distR="114300" wp14:anchorId="343AE55A" wp14:editId="45146456">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407160"/>
                    </a:xfrm>
                    <a:prstGeom prst="rect">
                      <a:avLst/>
                    </a:prstGeom>
                    <a:ln/>
                  </pic:spPr>
                </pic:pic>
              </a:graphicData>
            </a:graphic>
          </wp:inline>
        </w:drawing>
      </w:r>
      <w:r w:rsidR="007C51B8">
        <w:br w:type="page"/>
      </w:r>
      <w:bookmarkStart w:id="0" w:name="_Toc469044330"/>
      <w:bookmarkStart w:id="1" w:name="_Toc414521701"/>
      <w:r w:rsidR="007C51B8" w:rsidRPr="008F0A73">
        <w:lastRenderedPageBreak/>
        <w:t>Table of 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59264"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145C4"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3470D0">
      <w:pPr>
        <w:pStyle w:val="NoSpacing"/>
      </w:pPr>
    </w:p>
    <w:p w14:paraId="59ACE9D4" w14:textId="77777777" w:rsidR="00F82A46" w:rsidRDefault="00380E9B">
      <w:pPr>
        <w:pStyle w:val="TOC1"/>
        <w:rPr>
          <w:rFonts w:asciiTheme="minorHAnsi" w:eastAsiaTheme="minorEastAsia" w:hAnsiTheme="minorHAnsi"/>
          <w:noProof/>
          <w:color w:val="auto"/>
          <w:sz w:val="24"/>
          <w:szCs w:val="24"/>
          <w:lang w:eastAsia="ja-JP"/>
        </w:rPr>
      </w:pPr>
      <w:r>
        <w:rPr>
          <w:noProof/>
        </w:rPr>
        <w:fldChar w:fldCharType="begin"/>
      </w:r>
      <w:r>
        <w:rPr>
          <w:noProof/>
        </w:rPr>
        <w:instrText xml:space="preserve"> TOC \t "Heading 2,1,Heading 3,2" </w:instrText>
      </w:r>
      <w:r>
        <w:rPr>
          <w:noProof/>
        </w:rPr>
        <w:fldChar w:fldCharType="separate"/>
      </w:r>
      <w:r w:rsidR="00F82A46">
        <w:rPr>
          <w:noProof/>
        </w:rPr>
        <w:t>Table of Contents</w:t>
      </w:r>
      <w:r w:rsidR="00F82A46">
        <w:rPr>
          <w:noProof/>
        </w:rPr>
        <w:tab/>
      </w:r>
      <w:r w:rsidR="00F82A46">
        <w:rPr>
          <w:noProof/>
        </w:rPr>
        <w:fldChar w:fldCharType="begin"/>
      </w:r>
      <w:r w:rsidR="00F82A46">
        <w:rPr>
          <w:noProof/>
        </w:rPr>
        <w:instrText xml:space="preserve"> PAGEREF _Toc414521701 \h </w:instrText>
      </w:r>
      <w:r w:rsidR="00F82A46">
        <w:rPr>
          <w:noProof/>
        </w:rPr>
      </w:r>
      <w:r w:rsidR="00F82A46">
        <w:rPr>
          <w:noProof/>
        </w:rPr>
        <w:fldChar w:fldCharType="separate"/>
      </w:r>
      <w:r w:rsidR="00F82A46">
        <w:rPr>
          <w:noProof/>
        </w:rPr>
        <w:t>2</w:t>
      </w:r>
      <w:r w:rsidR="00F82A46">
        <w:rPr>
          <w:noProof/>
        </w:rPr>
        <w:fldChar w:fldCharType="end"/>
      </w:r>
    </w:p>
    <w:p w14:paraId="59935DB4" w14:textId="77777777" w:rsidR="00F82A46" w:rsidRDefault="00F82A46">
      <w:pPr>
        <w:pStyle w:val="TOC1"/>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_Toc414521702 \h </w:instrText>
      </w:r>
      <w:r>
        <w:rPr>
          <w:noProof/>
        </w:rPr>
      </w:r>
      <w:r>
        <w:rPr>
          <w:noProof/>
        </w:rPr>
        <w:fldChar w:fldCharType="separate"/>
      </w:r>
      <w:r>
        <w:rPr>
          <w:noProof/>
        </w:rPr>
        <w:t>3</w:t>
      </w:r>
      <w:r>
        <w:rPr>
          <w:noProof/>
        </w:rPr>
        <w:fldChar w:fldCharType="end"/>
      </w:r>
    </w:p>
    <w:p w14:paraId="057EAD9E" w14:textId="77777777" w:rsidR="00F82A46" w:rsidRDefault="00F82A46">
      <w:pPr>
        <w:pStyle w:val="TOC1"/>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_Toc414521703 \h </w:instrText>
      </w:r>
      <w:r>
        <w:rPr>
          <w:noProof/>
        </w:rPr>
      </w:r>
      <w:r>
        <w:rPr>
          <w:noProof/>
        </w:rPr>
        <w:fldChar w:fldCharType="separate"/>
      </w:r>
      <w:r>
        <w:rPr>
          <w:noProof/>
        </w:rPr>
        <w:t>6</w:t>
      </w:r>
      <w:r>
        <w:rPr>
          <w:noProof/>
        </w:rPr>
        <w:fldChar w:fldCharType="end"/>
      </w:r>
    </w:p>
    <w:p w14:paraId="67D7371A" w14:textId="77777777" w:rsidR="00F82A46" w:rsidRDefault="00F82A46">
      <w:pPr>
        <w:pStyle w:val="TOC2"/>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_Toc414521704 \h </w:instrText>
      </w:r>
      <w:r>
        <w:rPr>
          <w:noProof/>
        </w:rPr>
      </w:r>
      <w:r>
        <w:rPr>
          <w:noProof/>
        </w:rPr>
        <w:fldChar w:fldCharType="separate"/>
      </w:r>
      <w:r>
        <w:rPr>
          <w:noProof/>
        </w:rPr>
        <w:t>6</w:t>
      </w:r>
      <w:r>
        <w:rPr>
          <w:noProof/>
        </w:rPr>
        <w:fldChar w:fldCharType="end"/>
      </w:r>
    </w:p>
    <w:p w14:paraId="4669BCD5" w14:textId="77777777" w:rsidR="00F82A46" w:rsidRDefault="00F82A46">
      <w:pPr>
        <w:pStyle w:val="TOC2"/>
        <w:rPr>
          <w:rFonts w:asciiTheme="minorHAnsi" w:eastAsiaTheme="minorEastAsia" w:hAnsiTheme="minorHAnsi"/>
          <w:noProof/>
          <w:color w:val="auto"/>
          <w:sz w:val="24"/>
          <w:szCs w:val="24"/>
          <w:lang w:eastAsia="ja-JP"/>
        </w:rPr>
      </w:pPr>
      <w:r>
        <w:rPr>
          <w:noProof/>
        </w:rPr>
        <w:t>Initial Job Setup and General Settings</w:t>
      </w:r>
      <w:r>
        <w:rPr>
          <w:noProof/>
        </w:rPr>
        <w:tab/>
      </w:r>
      <w:r>
        <w:rPr>
          <w:noProof/>
        </w:rPr>
        <w:fldChar w:fldCharType="begin"/>
      </w:r>
      <w:r>
        <w:rPr>
          <w:noProof/>
        </w:rPr>
        <w:instrText xml:space="preserve"> PAGEREF _Toc414521705 \h </w:instrText>
      </w:r>
      <w:r>
        <w:rPr>
          <w:noProof/>
        </w:rPr>
      </w:r>
      <w:r>
        <w:rPr>
          <w:noProof/>
        </w:rPr>
        <w:fldChar w:fldCharType="separate"/>
      </w:r>
      <w:r>
        <w:rPr>
          <w:noProof/>
        </w:rPr>
        <w:t>7</w:t>
      </w:r>
      <w:r>
        <w:rPr>
          <w:noProof/>
        </w:rPr>
        <w:fldChar w:fldCharType="end"/>
      </w:r>
    </w:p>
    <w:p w14:paraId="617E0FCB" w14:textId="77777777" w:rsidR="00F82A46" w:rsidRDefault="00F82A46">
      <w:pPr>
        <w:pStyle w:val="TOC2"/>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_Toc414521706 \h </w:instrText>
      </w:r>
      <w:r>
        <w:rPr>
          <w:noProof/>
        </w:rPr>
      </w:r>
      <w:r>
        <w:rPr>
          <w:noProof/>
        </w:rPr>
        <w:fldChar w:fldCharType="separate"/>
      </w:r>
      <w:r>
        <w:rPr>
          <w:noProof/>
        </w:rPr>
        <w:t>21</w:t>
      </w:r>
      <w:r>
        <w:rPr>
          <w:noProof/>
        </w:rPr>
        <w:fldChar w:fldCharType="end"/>
      </w:r>
    </w:p>
    <w:p w14:paraId="3C30C579" w14:textId="77777777" w:rsidR="00F82A46" w:rsidRDefault="00F82A46">
      <w:pPr>
        <w:pStyle w:val="TOC1"/>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_Toc414521707 \h </w:instrText>
      </w:r>
      <w:r>
        <w:rPr>
          <w:noProof/>
        </w:rPr>
      </w:r>
      <w:r>
        <w:rPr>
          <w:noProof/>
        </w:rPr>
        <w:fldChar w:fldCharType="separate"/>
      </w:r>
      <w:r>
        <w:rPr>
          <w:noProof/>
        </w:rPr>
        <w:t>27</w:t>
      </w:r>
      <w:r>
        <w:rPr>
          <w:noProof/>
        </w:rPr>
        <w:fldChar w:fldCharType="end"/>
      </w:r>
    </w:p>
    <w:p w14:paraId="36148DEC" w14:textId="77777777" w:rsidR="00F82A46" w:rsidRDefault="00F82A46">
      <w:pPr>
        <w:pStyle w:val="TOC2"/>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_Toc414521708 \h </w:instrText>
      </w:r>
      <w:r>
        <w:rPr>
          <w:noProof/>
        </w:rPr>
      </w:r>
      <w:r>
        <w:rPr>
          <w:noProof/>
        </w:rPr>
        <w:fldChar w:fldCharType="separate"/>
      </w:r>
      <w:r>
        <w:rPr>
          <w:noProof/>
        </w:rPr>
        <w:t>27</w:t>
      </w:r>
      <w:r>
        <w:rPr>
          <w:noProof/>
        </w:rPr>
        <w:fldChar w:fldCharType="end"/>
      </w:r>
    </w:p>
    <w:p w14:paraId="4D955DD7" w14:textId="77777777" w:rsidR="00F82A46" w:rsidRDefault="00F82A46">
      <w:pPr>
        <w:pStyle w:val="TOC2"/>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_Toc414521709 \h </w:instrText>
      </w:r>
      <w:r>
        <w:rPr>
          <w:noProof/>
        </w:rPr>
      </w:r>
      <w:r>
        <w:rPr>
          <w:noProof/>
        </w:rPr>
        <w:fldChar w:fldCharType="separate"/>
      </w:r>
      <w:r>
        <w:rPr>
          <w:noProof/>
        </w:rPr>
        <w:t>28</w:t>
      </w:r>
      <w:r>
        <w:rPr>
          <w:noProof/>
        </w:rPr>
        <w:fldChar w:fldCharType="end"/>
      </w:r>
    </w:p>
    <w:p w14:paraId="763DE967" w14:textId="77777777" w:rsidR="00F82A46" w:rsidRDefault="00F82A46">
      <w:pPr>
        <w:pStyle w:val="TOC2"/>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_Toc414521710 \h </w:instrText>
      </w:r>
      <w:r>
        <w:rPr>
          <w:noProof/>
        </w:rPr>
      </w:r>
      <w:r>
        <w:rPr>
          <w:noProof/>
        </w:rPr>
        <w:fldChar w:fldCharType="separate"/>
      </w:r>
      <w:r>
        <w:rPr>
          <w:noProof/>
        </w:rPr>
        <w:t>30</w:t>
      </w:r>
      <w:r>
        <w:rPr>
          <w:noProof/>
        </w:rPr>
        <w:fldChar w:fldCharType="end"/>
      </w:r>
    </w:p>
    <w:p w14:paraId="40300EA0" w14:textId="77777777" w:rsidR="00F82A46" w:rsidRDefault="00F82A46">
      <w:pPr>
        <w:pStyle w:val="TOC2"/>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_Toc414521711 \h </w:instrText>
      </w:r>
      <w:r>
        <w:rPr>
          <w:noProof/>
        </w:rPr>
      </w:r>
      <w:r>
        <w:rPr>
          <w:noProof/>
        </w:rPr>
        <w:fldChar w:fldCharType="separate"/>
      </w:r>
      <w:r>
        <w:rPr>
          <w:noProof/>
        </w:rPr>
        <w:t>32</w:t>
      </w:r>
      <w:r>
        <w:rPr>
          <w:noProof/>
        </w:rPr>
        <w:fldChar w:fldCharType="end"/>
      </w:r>
    </w:p>
    <w:p w14:paraId="0EADF3DC" w14:textId="77777777" w:rsidR="00F82A46" w:rsidRDefault="00F82A46">
      <w:pPr>
        <w:pStyle w:val="TOC1"/>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_Toc414521712 \h </w:instrText>
      </w:r>
      <w:r>
        <w:rPr>
          <w:noProof/>
        </w:rPr>
      </w:r>
      <w:r>
        <w:rPr>
          <w:noProof/>
        </w:rPr>
        <w:fldChar w:fldCharType="separate"/>
      </w:r>
      <w:r>
        <w:rPr>
          <w:noProof/>
        </w:rPr>
        <w:t>40</w:t>
      </w:r>
      <w:r>
        <w:rPr>
          <w:noProof/>
        </w:rPr>
        <w:fldChar w:fldCharType="end"/>
      </w:r>
    </w:p>
    <w:p w14:paraId="4270E955" w14:textId="77777777" w:rsidR="00F82A46" w:rsidRDefault="00F82A46">
      <w:pPr>
        <w:pStyle w:val="TOC2"/>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_Toc414521713 \h </w:instrText>
      </w:r>
      <w:r>
        <w:rPr>
          <w:noProof/>
        </w:rPr>
      </w:r>
      <w:r>
        <w:rPr>
          <w:noProof/>
        </w:rPr>
        <w:fldChar w:fldCharType="separate"/>
      </w:r>
      <w:r>
        <w:rPr>
          <w:noProof/>
        </w:rPr>
        <w:t>41</w:t>
      </w:r>
      <w:r>
        <w:rPr>
          <w:noProof/>
        </w:rPr>
        <w:fldChar w:fldCharType="end"/>
      </w:r>
    </w:p>
    <w:p w14:paraId="00B43461" w14:textId="77777777" w:rsidR="00F82A46" w:rsidRDefault="00F82A46">
      <w:pPr>
        <w:pStyle w:val="TOC2"/>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_Toc414521714 \h </w:instrText>
      </w:r>
      <w:r>
        <w:rPr>
          <w:noProof/>
        </w:rPr>
      </w:r>
      <w:r>
        <w:rPr>
          <w:noProof/>
        </w:rPr>
        <w:fldChar w:fldCharType="separate"/>
      </w:r>
      <w:r>
        <w:rPr>
          <w:noProof/>
        </w:rPr>
        <w:t>41</w:t>
      </w:r>
      <w:r>
        <w:rPr>
          <w:noProof/>
        </w:rPr>
        <w:fldChar w:fldCharType="end"/>
      </w:r>
    </w:p>
    <w:p w14:paraId="1C4A2031" w14:textId="77777777" w:rsidR="00F82A46" w:rsidRDefault="00F82A46">
      <w:pPr>
        <w:pStyle w:val="TOC2"/>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_Toc414521715 \h </w:instrText>
      </w:r>
      <w:r>
        <w:rPr>
          <w:noProof/>
        </w:rPr>
      </w:r>
      <w:r>
        <w:rPr>
          <w:noProof/>
        </w:rPr>
        <w:fldChar w:fldCharType="separate"/>
      </w:r>
      <w:r>
        <w:rPr>
          <w:noProof/>
        </w:rPr>
        <w:t>44</w:t>
      </w:r>
      <w:r>
        <w:rPr>
          <w:noProof/>
        </w:rPr>
        <w:fldChar w:fldCharType="end"/>
      </w:r>
    </w:p>
    <w:p w14:paraId="62C1BF0F" w14:textId="77777777" w:rsidR="00F82A46" w:rsidRDefault="00F82A46">
      <w:pPr>
        <w:pStyle w:val="TOC2"/>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_Toc414521716 \h </w:instrText>
      </w:r>
      <w:r>
        <w:rPr>
          <w:noProof/>
        </w:rPr>
      </w:r>
      <w:r>
        <w:rPr>
          <w:noProof/>
        </w:rPr>
        <w:fldChar w:fldCharType="separate"/>
      </w:r>
      <w:r>
        <w:rPr>
          <w:noProof/>
        </w:rPr>
        <w:t>44</w:t>
      </w:r>
      <w:r>
        <w:rPr>
          <w:noProof/>
        </w:rPr>
        <w:fldChar w:fldCharType="end"/>
      </w:r>
    </w:p>
    <w:p w14:paraId="3DCB7DD3" w14:textId="77777777" w:rsidR="00F82A46" w:rsidRDefault="00F82A46">
      <w:pPr>
        <w:pStyle w:val="TOC2"/>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_Toc414521717 \h </w:instrText>
      </w:r>
      <w:r>
        <w:rPr>
          <w:noProof/>
        </w:rPr>
      </w:r>
      <w:r>
        <w:rPr>
          <w:noProof/>
        </w:rPr>
        <w:fldChar w:fldCharType="separate"/>
      </w:r>
      <w:r>
        <w:rPr>
          <w:noProof/>
        </w:rPr>
        <w:t>45</w:t>
      </w:r>
      <w:r>
        <w:rPr>
          <w:noProof/>
        </w:rPr>
        <w:fldChar w:fldCharType="end"/>
      </w:r>
    </w:p>
    <w:p w14:paraId="28506E1E" w14:textId="77777777" w:rsidR="007C51B8" w:rsidRDefault="00380E9B" w:rsidP="00380E9B">
      <w:pPr>
        <w:tabs>
          <w:tab w:val="right" w:leader="dot" w:pos="8910"/>
        </w:tabs>
        <w:spacing w:after="160" w:line="259"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414521702"/>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57216"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4D38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767C482E" w14:textId="075E5C07" w:rsidR="00B27ED5" w:rsidRPr="007D182D" w:rsidRDefault="00B27ED5" w:rsidP="007D182D">
      <w:pPr>
        <w:rPr>
          <w:b/>
        </w:rPr>
      </w:pPr>
      <w:r w:rsidRPr="007D182D">
        <w:rPr>
          <w:b/>
        </w:rPr>
        <w:t xml:space="preserve">IMPORTANT </w:t>
      </w:r>
      <w:r w:rsidR="003F67FD" w:rsidRPr="007D182D">
        <w:rPr>
          <w:b/>
        </w:rPr>
        <w:t>NOTE</w:t>
      </w:r>
      <w:r w:rsidRPr="007D182D">
        <w:rPr>
          <w:b/>
        </w:rPr>
        <w:t xml:space="preserve">: This document contains the integrating instructions for SFRA architecture only. Please refer to the non-SFRA document for a controllers or pipeline installation based on </w:t>
      </w:r>
      <w:proofErr w:type="spellStart"/>
      <w:r w:rsidRPr="007D182D">
        <w:rPr>
          <w:b/>
        </w:rPr>
        <w:t>SiteGenesis</w:t>
      </w:r>
      <w:proofErr w:type="spellEnd"/>
      <w:r w:rsidRPr="007D182D">
        <w:rPr>
          <w:b/>
        </w:rPr>
        <w:t>.</w:t>
      </w:r>
      <w:r w:rsidR="00AD442D" w:rsidRPr="007D182D">
        <w:rPr>
          <w:b/>
        </w:rPr>
        <w:t xml:space="preserve"> Please </w:t>
      </w:r>
      <w:r w:rsidR="002E6E03" w:rsidRPr="007D182D">
        <w:rPr>
          <w:b/>
        </w:rPr>
        <w:t>note</w:t>
      </w:r>
      <w:r w:rsidR="00AD442D" w:rsidRPr="007D182D">
        <w:rPr>
          <w:b/>
        </w:rPr>
        <w:t xml:space="preserve"> that pipelines are not officially supported in the updated cartridge.</w:t>
      </w:r>
    </w:p>
    <w:p w14:paraId="02BDC95C" w14:textId="77777777" w:rsidR="00C33DF1" w:rsidRPr="007D182D" w:rsidRDefault="00C33DF1" w:rsidP="007D182D">
      <w:pPr>
        <w:rPr>
          <w:b/>
          <w:i/>
        </w:rPr>
      </w:pPr>
    </w:p>
    <w:p w14:paraId="566C1DE5" w14:textId="441D651D" w:rsidR="00C33DF1" w:rsidRPr="007D182D" w:rsidRDefault="00C33DF1" w:rsidP="007D182D">
      <w:pPr>
        <w:rPr>
          <w:b/>
          <w:i/>
        </w:rPr>
      </w:pPr>
      <w:r w:rsidRPr="007D182D">
        <w:rPr>
          <w:b/>
          <w:i/>
        </w:rPr>
        <w:t xml:space="preserve">IMPORTANT NOTE: This document is for </w:t>
      </w:r>
      <w:proofErr w:type="spellStart"/>
      <w:r w:rsidR="00E15457">
        <w:rPr>
          <w:b/>
          <w:i/>
        </w:rPr>
        <w:t>SpeedFlex</w:t>
      </w:r>
      <w:proofErr w:type="spellEnd"/>
      <w:r w:rsidRPr="007D182D">
        <w:rPr>
          <w:b/>
          <w:i/>
        </w:rPr>
        <w:t xml:space="preserve"> only, for older installations please refer to version 4.3</w:t>
      </w:r>
    </w:p>
    <w:p w14:paraId="18EA0F9D" w14:textId="77777777" w:rsidR="00B27ED5" w:rsidRDefault="00B27ED5" w:rsidP="00B27ED5">
      <w:pPr>
        <w:pStyle w:val="NoSpacing"/>
      </w:pPr>
    </w:p>
    <w:p w14:paraId="0A4AEFB7" w14:textId="77777777" w:rsidR="00AC0F79" w:rsidRDefault="00AC0F79" w:rsidP="00B27ED5">
      <w:pPr>
        <w:pStyle w:val="NoSpacing"/>
      </w:pPr>
    </w:p>
    <w:p w14:paraId="402DE18F" w14:textId="58A342EA" w:rsidR="00AC0F79" w:rsidRPr="00171BD2" w:rsidRDefault="00171BD2" w:rsidP="001B1A29">
      <w:pPr>
        <w:pStyle w:val="Heading4"/>
        <w:ind w:firstLine="0"/>
      </w:pPr>
      <w:r w:rsidRPr="00171BD2">
        <w:t>Architecture Overview</w:t>
      </w:r>
    </w:p>
    <w:p w14:paraId="656BE447" w14:textId="36BCD524" w:rsidR="00997FC4" w:rsidRPr="001B1A29" w:rsidRDefault="00870796" w:rsidP="001B1A29">
      <w:pPr>
        <w:rPr>
          <w:color w:val="auto"/>
        </w:rPr>
      </w:pPr>
      <w:r w:rsidRPr="001B1A29">
        <w:rPr>
          <w:color w:val="auto"/>
        </w:rPr>
        <w:t xml:space="preserve">This </w:t>
      </w:r>
      <w:proofErr w:type="spellStart"/>
      <w:r w:rsidRPr="001B1A29">
        <w:rPr>
          <w:color w:val="auto"/>
        </w:rPr>
        <w:t>TurnTo</w:t>
      </w:r>
      <w:proofErr w:type="spellEnd"/>
      <w:r w:rsidRPr="001B1A29">
        <w:rPr>
          <w:color w:val="auto"/>
        </w:rPr>
        <w:t xml:space="preserve">® LINK integration contains </w:t>
      </w:r>
      <w:r w:rsidR="00C33DF1" w:rsidRPr="001B1A29">
        <w:rPr>
          <w:color w:val="auto"/>
        </w:rPr>
        <w:t>two</w:t>
      </w:r>
      <w:r w:rsidRPr="001B1A29">
        <w:rPr>
          <w:color w:val="auto"/>
        </w:rPr>
        <w:t xml:space="preserve"> cartridges, named int_turnto_</w:t>
      </w:r>
      <w:r w:rsidR="00AD442D" w:rsidRPr="001B1A29">
        <w:rPr>
          <w:color w:val="auto"/>
        </w:rPr>
        <w:t>sfra</w:t>
      </w:r>
      <w:r w:rsidR="00C33DF1" w:rsidRPr="001B1A29">
        <w:rPr>
          <w:color w:val="auto"/>
        </w:rPr>
        <w:t>_v5 and</w:t>
      </w:r>
      <w:r w:rsidR="00AD442D" w:rsidRPr="001B1A29">
        <w:rPr>
          <w:color w:val="auto"/>
        </w:rPr>
        <w:t xml:space="preserve"> int_turnto_</w:t>
      </w:r>
      <w:r w:rsidR="00C33DF1" w:rsidRPr="001B1A29">
        <w:rPr>
          <w:color w:val="auto"/>
        </w:rPr>
        <w:t>core_v5</w:t>
      </w:r>
      <w:r w:rsidRPr="001B1A29">
        <w:rPr>
          <w:color w:val="auto"/>
        </w:rPr>
        <w:t>.</w:t>
      </w:r>
      <w:r w:rsidR="00584BD0" w:rsidRPr="001B1A29">
        <w:rPr>
          <w:color w:val="auto"/>
        </w:rPr>
        <w:t xml:space="preserve"> </w:t>
      </w:r>
      <w:proofErr w:type="spellStart"/>
      <w:r w:rsidR="00E15457">
        <w:rPr>
          <w:color w:val="auto"/>
        </w:rPr>
        <w:t>SpeedFlex</w:t>
      </w:r>
      <w:proofErr w:type="spellEnd"/>
      <w:r w:rsidR="00C33DF1" w:rsidRPr="001B1A29">
        <w:rPr>
          <w:color w:val="auto"/>
        </w:rPr>
        <w:t xml:space="preserve"> uses significantly less code on the SFCC side and most configurations are now handled within the </w:t>
      </w:r>
      <w:proofErr w:type="spellStart"/>
      <w:r w:rsidR="00C33DF1" w:rsidRPr="001B1A29">
        <w:rPr>
          <w:color w:val="auto"/>
        </w:rPr>
        <w:t>TurnTo</w:t>
      </w:r>
      <w:proofErr w:type="spellEnd"/>
      <w:r w:rsidR="00C33DF1" w:rsidRPr="001B1A29">
        <w:rPr>
          <w:color w:val="auto"/>
        </w:rPr>
        <w:t xml:space="preserve"> dashboard and rendered via the widgets JavaScript file included in the </w:t>
      </w:r>
      <w:proofErr w:type="spellStart"/>
      <w:r w:rsidR="00C33DF1" w:rsidRPr="001B1A29">
        <w:rPr>
          <w:color w:val="auto"/>
        </w:rPr>
        <w:t>TurnTo</w:t>
      </w:r>
      <w:proofErr w:type="spellEnd"/>
      <w:r w:rsidR="00C33DF1" w:rsidRPr="001B1A29">
        <w:rPr>
          <w:color w:val="auto"/>
        </w:rPr>
        <w:t xml:space="preserve"> header.</w:t>
      </w:r>
    </w:p>
    <w:p w14:paraId="13D8751A" w14:textId="77777777" w:rsidR="00997FC4" w:rsidRDefault="00997FC4" w:rsidP="00997FC4">
      <w:pPr>
        <w:pStyle w:val="NoSpacing"/>
      </w:pPr>
    </w:p>
    <w:p w14:paraId="3B330949" w14:textId="77777777" w:rsidR="00AC0F79" w:rsidRDefault="00AC0F79" w:rsidP="00997FC4">
      <w:pPr>
        <w:pStyle w:val="NoSpacing"/>
      </w:pPr>
    </w:p>
    <w:p w14:paraId="3CAC2904" w14:textId="2FF8034C" w:rsidR="00AC0F79" w:rsidRPr="00171BD2" w:rsidRDefault="00171BD2" w:rsidP="001B1A29">
      <w:pPr>
        <w:pStyle w:val="Heading4"/>
        <w:ind w:firstLine="0"/>
      </w:pPr>
      <w:r w:rsidRPr="00171BD2">
        <w:t>Localization</w:t>
      </w:r>
    </w:p>
    <w:p w14:paraId="0CBF723C" w14:textId="0C673982" w:rsidR="000845A8" w:rsidRPr="001B1A29" w:rsidRDefault="00997FC4" w:rsidP="001B1A29">
      <w:pPr>
        <w:rPr>
          <w:color w:val="auto"/>
        </w:rPr>
      </w:pPr>
      <w:r w:rsidRPr="001B1A29">
        <w:rPr>
          <w:color w:val="auto"/>
        </w:rPr>
        <w:t xml:space="preserve">The cartridge supports localization for all jobs. Each job will loop through all </w:t>
      </w:r>
      <w:del w:id="4" w:author="user" w:date="2019-05-27T15:54:00Z">
        <w:r w:rsidRPr="001B1A29" w:rsidDel="00B75387">
          <w:rPr>
            <w:color w:val="auto"/>
          </w:rPr>
          <w:delText xml:space="preserve">enabled </w:delText>
        </w:r>
      </w:del>
      <w:r w:rsidRPr="001B1A29">
        <w:rPr>
          <w:color w:val="auto"/>
        </w:rPr>
        <w:t>locales</w:t>
      </w:r>
      <w:ins w:id="5" w:author="user" w:date="2019-05-27T15:54:00Z">
        <w:r w:rsidR="00B75387">
          <w:rPr>
            <w:color w:val="auto"/>
          </w:rPr>
          <w:t xml:space="preserve"> </w:t>
        </w:r>
        <w:r w:rsidR="00B75387">
          <w:rPr>
            <w:rFonts w:asciiTheme="minorHAnsi" w:hAnsiTheme="minorHAnsi"/>
            <w:color w:val="auto"/>
          </w:rPr>
          <w:t>declared in BM custom preference in site key</w:t>
        </w:r>
      </w:ins>
      <w:r w:rsidRPr="001B1A29">
        <w:rPr>
          <w:color w:val="auto"/>
        </w:rPr>
        <w:t xml:space="preserve"> for the current job scoped site.</w:t>
      </w:r>
      <w:r w:rsidR="000845A8" w:rsidRPr="001B1A29">
        <w:rPr>
          <w:color w:val="auto"/>
        </w:rPr>
        <w:t xml:space="preserve"> </w:t>
      </w:r>
      <w:r w:rsidR="000C4DE2" w:rsidRPr="001B1A29">
        <w:rPr>
          <w:color w:val="auto"/>
        </w:rPr>
        <w:t>An SFCC site and product catalog supports</w:t>
      </w:r>
      <w:r w:rsidR="000845A8" w:rsidRPr="001B1A29">
        <w:rPr>
          <w:color w:val="auto"/>
        </w:rPr>
        <w:t xml:space="preserve"> multiple locales per instance and are mapped to multiple distinct </w:t>
      </w:r>
      <w:proofErr w:type="spellStart"/>
      <w:r w:rsidR="000845A8" w:rsidRPr="001B1A29">
        <w:rPr>
          <w:color w:val="auto"/>
        </w:rPr>
        <w:t>TurnTo</w:t>
      </w:r>
      <w:proofErr w:type="spellEnd"/>
      <w:r w:rsidR="000845A8" w:rsidRPr="001B1A29">
        <w:rPr>
          <w:color w:val="auto"/>
        </w:rPr>
        <w:t xml:space="preserve"> sites, each with their own configuration and one locale per site</w:t>
      </w:r>
      <w:r w:rsidR="00271AD5" w:rsidRPr="001B1A29">
        <w:rPr>
          <w:color w:val="auto"/>
        </w:rPr>
        <w:t>.</w:t>
      </w:r>
    </w:p>
    <w:p w14:paraId="151F290D" w14:textId="77777777" w:rsidR="00652D52" w:rsidRDefault="00652D52" w:rsidP="00652D52">
      <w:pPr>
        <w:pStyle w:val="NoSpacing"/>
      </w:pPr>
    </w:p>
    <w:p w14:paraId="67768667" w14:textId="7F8CE46F" w:rsidR="00652D52" w:rsidRPr="009D6BBD" w:rsidRDefault="00652D52" w:rsidP="00652D52">
      <w:pPr>
        <w:rPr>
          <w:b/>
          <w:color w:val="auto"/>
        </w:rPr>
      </w:pPr>
      <w:r w:rsidRPr="009D6BBD">
        <w:rPr>
          <w:b/>
          <w:color w:val="auto"/>
        </w:rPr>
        <w:t>IMPORTANT NOTE: “default” locale is not allowed.</w:t>
      </w:r>
    </w:p>
    <w:p w14:paraId="77DAF7C0" w14:textId="77777777" w:rsidR="00AC0F79" w:rsidRDefault="00AC0F79" w:rsidP="00AC0F79">
      <w:pPr>
        <w:pStyle w:val="NoSpacing"/>
      </w:pPr>
    </w:p>
    <w:p w14:paraId="67B7E71D" w14:textId="77777777" w:rsidR="00AC0F79" w:rsidRDefault="00AC0F79" w:rsidP="00AC0F79">
      <w:pPr>
        <w:pStyle w:val="NoSpacing"/>
      </w:pPr>
    </w:p>
    <w:p w14:paraId="265F6A67" w14:textId="4A4C2F1A" w:rsidR="00AC0F79" w:rsidRPr="00AC0F79" w:rsidRDefault="00AC0F79" w:rsidP="001B1A29">
      <w:pPr>
        <w:pStyle w:val="Heading4"/>
        <w:ind w:firstLine="0"/>
      </w:pPr>
      <w:r w:rsidRPr="00AC0F79">
        <w:t>Export and Import Jobs</w:t>
      </w:r>
    </w:p>
    <w:p w14:paraId="1E3741ED" w14:textId="49F5AB1E" w:rsidR="0066020E" w:rsidRDefault="002E2030" w:rsidP="00870796">
      <w:pPr>
        <w:shd w:val="clear" w:color="auto" w:fill="FFFFFF"/>
        <w:spacing w:before="150"/>
        <w:rPr>
          <w:rFonts w:ascii="Helvetica" w:hAnsi="Helvetica" w:cs="Arial"/>
          <w:color w:val="000000"/>
          <w:szCs w:val="28"/>
        </w:rPr>
      </w:pPr>
      <w:r>
        <w:rPr>
          <w:rFonts w:ascii="Helvetica" w:hAnsi="Helvetica" w:cs="Arial"/>
          <w:color w:val="000000"/>
          <w:szCs w:val="28"/>
        </w:rPr>
        <w:t xml:space="preserve">The </w:t>
      </w:r>
      <w:r w:rsidR="003B2DFB">
        <w:rPr>
          <w:rFonts w:ascii="Helvetica" w:hAnsi="Helvetica" w:cs="Arial"/>
          <w:color w:val="000000"/>
          <w:szCs w:val="28"/>
        </w:rPr>
        <w:t>int_turnto_core_v5</w:t>
      </w:r>
      <w:r w:rsidR="00927D2B">
        <w:rPr>
          <w:rFonts w:ascii="Helvetica" w:hAnsi="Helvetica" w:cs="Arial"/>
          <w:color w:val="000000"/>
          <w:szCs w:val="28"/>
        </w:rPr>
        <w:t xml:space="preserve"> </w:t>
      </w:r>
      <w:r>
        <w:rPr>
          <w:rFonts w:ascii="Helvetica" w:hAnsi="Helvetica" w:cs="Arial"/>
          <w:color w:val="000000"/>
          <w:szCs w:val="28"/>
        </w:rPr>
        <w:t xml:space="preserve">contains the </w:t>
      </w:r>
      <w:proofErr w:type="spellStart"/>
      <w:r w:rsidR="0066020E">
        <w:rPr>
          <w:rFonts w:ascii="Helvetica" w:hAnsi="Helvetica" w:cs="Arial"/>
          <w:color w:val="000000"/>
          <w:szCs w:val="28"/>
        </w:rPr>
        <w:t>TurnTo</w:t>
      </w:r>
      <w:proofErr w:type="spellEnd"/>
      <w:r w:rsidR="0066020E">
        <w:rPr>
          <w:rFonts w:ascii="Helvetica" w:hAnsi="Helvetica" w:cs="Arial"/>
          <w:color w:val="000000"/>
          <w:szCs w:val="28"/>
        </w:rPr>
        <w:t xml:space="preserve"> entry points</w:t>
      </w:r>
      <w:r w:rsidR="00C06E21">
        <w:rPr>
          <w:rFonts w:ascii="Helvetica" w:hAnsi="Helvetica" w:cs="Arial"/>
          <w:color w:val="000000"/>
          <w:szCs w:val="28"/>
        </w:rPr>
        <w:t>,</w:t>
      </w:r>
      <w:r>
        <w:rPr>
          <w:rFonts w:ascii="Helvetica" w:hAnsi="Helvetica" w:cs="Arial"/>
          <w:color w:val="000000"/>
          <w:szCs w:val="28"/>
        </w:rPr>
        <w:t xml:space="preserve"> which contain</w:t>
      </w:r>
      <w:r w:rsidR="0066020E">
        <w:rPr>
          <w:rFonts w:ascii="Helvetica" w:hAnsi="Helvetica" w:cs="Arial"/>
          <w:color w:val="000000"/>
          <w:szCs w:val="28"/>
        </w:rPr>
        <w:t xml:space="preserve"> a JS script that is used for jobs</w:t>
      </w:r>
      <w:r>
        <w:rPr>
          <w:rFonts w:ascii="Helvetica" w:hAnsi="Helvetica" w:cs="Arial"/>
          <w:color w:val="000000"/>
          <w:szCs w:val="28"/>
        </w:rPr>
        <w:t>.</w:t>
      </w:r>
      <w:r w:rsidR="0066020E">
        <w:rPr>
          <w:rFonts w:ascii="Helvetica" w:hAnsi="Helvetica" w:cs="Arial"/>
          <w:color w:val="000000"/>
          <w:szCs w:val="28"/>
        </w:rPr>
        <w:t xml:space="preserve"> </w:t>
      </w:r>
    </w:p>
    <w:p w14:paraId="0E7FEDB3" w14:textId="77777777" w:rsidR="00130A29" w:rsidRDefault="00130A29" w:rsidP="00130A29">
      <w:pPr>
        <w:pStyle w:val="NoSpacing"/>
        <w:rPr>
          <w:rFonts w:ascii="Helvetica" w:hAnsi="Helvetica" w:cs="Arial"/>
          <w:color w:val="000000"/>
          <w:szCs w:val="28"/>
        </w:rPr>
      </w:pPr>
    </w:p>
    <w:p w14:paraId="5D0EDC75" w14:textId="77777777" w:rsidR="001B1A29" w:rsidRDefault="001B1A29" w:rsidP="00130A29">
      <w:pPr>
        <w:pStyle w:val="NoSpacing"/>
        <w:rPr>
          <w:rFonts w:ascii="Helvetica" w:hAnsi="Helvetica" w:cs="Arial"/>
          <w:color w:val="000000"/>
          <w:szCs w:val="28"/>
        </w:rPr>
      </w:pPr>
    </w:p>
    <w:p w14:paraId="1E2C6AD1" w14:textId="77777777" w:rsidR="001B1A29" w:rsidRDefault="001B1A29" w:rsidP="00130A29">
      <w:pPr>
        <w:pStyle w:val="NoSpacing"/>
        <w:rPr>
          <w:rFonts w:ascii="Helvetica" w:hAnsi="Helvetica" w:cs="Arial"/>
          <w:color w:val="000000"/>
          <w:szCs w:val="28"/>
        </w:rPr>
      </w:pPr>
    </w:p>
    <w:p w14:paraId="290AA680" w14:textId="77777777" w:rsidR="001B1A29" w:rsidRDefault="001B1A29" w:rsidP="00130A29">
      <w:pPr>
        <w:pStyle w:val="NoSpacing"/>
        <w:rPr>
          <w:rFonts w:ascii="Helvetica" w:hAnsi="Helvetica" w:cs="Arial"/>
          <w:color w:val="000000"/>
          <w:szCs w:val="28"/>
        </w:rPr>
      </w:pP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proofErr w:type="spellStart"/>
      <w:r w:rsidRPr="00AC0F79">
        <w:t>ExportHistoricalOrders</w:t>
      </w:r>
      <w:proofErr w:type="spellEnd"/>
    </w:p>
    <w:p w14:paraId="4EEBEF02" w14:textId="4C25E8F7" w:rsidR="00D8344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ExportHistoricalOrders</w:t>
      </w:r>
      <w:proofErr w:type="spellEnd"/>
      <w:r w:rsidRPr="00870796">
        <w:rPr>
          <w:rFonts w:ascii="Helvetica" w:hAnsi="Helvetica" w:cs="Arial"/>
          <w:color w:val="000000"/>
          <w:szCs w:val="28"/>
        </w:rPr>
        <w:t xml:space="preserve"> entry point exports all customer orders that have been placed in the last X days (this number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 xml:space="preserve">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system via HTTP. A temporary file, named “exportOrder</w:t>
      </w:r>
      <w:r w:rsidR="00D8344D">
        <w:rPr>
          <w:rFonts w:ascii="Helvetica" w:hAnsi="Helvetica" w:cs="Arial"/>
          <w:color w:val="000000"/>
          <w:szCs w:val="28"/>
        </w:rPr>
        <w:t>s</w:t>
      </w:r>
      <w:r w:rsidRPr="00870796">
        <w:rPr>
          <w:rFonts w:ascii="Helvetica" w:hAnsi="Helvetica" w:cs="Arial"/>
          <w:color w:val="000000"/>
          <w:szCs w:val="28"/>
        </w:rPr>
        <w:t xml:space="preserve">.txt”, is written to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w:t>
      </w:r>
    </w:p>
    <w:p w14:paraId="5C8966F7" w14:textId="5C5B0B08" w:rsidR="00D8344D" w:rsidRDefault="00754D8D" w:rsidP="00870796">
      <w:pPr>
        <w:shd w:val="clear" w:color="auto" w:fill="FFFFFF"/>
        <w:spacing w:before="150"/>
        <w:rPr>
          <w:rFonts w:ascii="Helvetica" w:hAnsi="Helvetica" w:cs="Arial"/>
          <w:color w:val="000000"/>
          <w:szCs w:val="28"/>
        </w:rPr>
      </w:pPr>
      <w:r>
        <w:rPr>
          <w:rFonts w:ascii="Helvetica" w:hAnsi="Helvetica" w:cs="Arial"/>
          <w:color w:val="000000"/>
          <w:szCs w:val="28"/>
        </w:rPr>
        <w:t>E</w:t>
      </w:r>
      <w:r w:rsidR="00D8344D">
        <w:rPr>
          <w:rFonts w:ascii="Helvetica" w:hAnsi="Helvetica" w:cs="Arial"/>
          <w:color w:val="000000"/>
          <w:szCs w:val="28"/>
        </w:rPr>
        <w:t>xample: “[</w:t>
      </w:r>
      <w:proofErr w:type="spellStart"/>
      <w:r w:rsidR="00D8344D">
        <w:rPr>
          <w:rFonts w:ascii="Helvetica" w:hAnsi="Helvetica" w:cs="Arial"/>
          <w:color w:val="000000"/>
          <w:szCs w:val="28"/>
        </w:rPr>
        <w:t>your_sandbox_url</w:t>
      </w:r>
      <w:proofErr w:type="spellEnd"/>
      <w:r w:rsidR="00D8344D">
        <w:rPr>
          <w:rFonts w:ascii="Helvetica" w:hAnsi="Helvetica" w:cs="Arial"/>
          <w:color w:val="000000"/>
          <w:szCs w:val="28"/>
        </w:rPr>
        <w:t>]</w:t>
      </w:r>
      <w:r w:rsidR="00D8344D" w:rsidRPr="00D8344D">
        <w:rPr>
          <w:rFonts w:ascii="Helvetica" w:hAnsi="Helvetica" w:cs="Arial"/>
          <w:color w:val="000000"/>
          <w:szCs w:val="28"/>
        </w:rPr>
        <w:t>/</w:t>
      </w:r>
      <w:proofErr w:type="spellStart"/>
      <w:r w:rsidR="00D8344D" w:rsidRPr="00D8344D">
        <w:rPr>
          <w:rFonts w:ascii="Helvetica" w:hAnsi="Helvetica" w:cs="Arial"/>
          <w:color w:val="000000"/>
          <w:szCs w:val="28"/>
        </w:rPr>
        <w:t>Impex</w:t>
      </w:r>
      <w:proofErr w:type="spellEnd"/>
      <w:r w:rsidR="00D8344D" w:rsidRPr="00D8344D">
        <w:rPr>
          <w:rFonts w:ascii="Helvetica" w:hAnsi="Helvetica" w:cs="Arial"/>
          <w:color w:val="000000"/>
          <w:szCs w:val="28"/>
        </w:rPr>
        <w:t>/</w:t>
      </w:r>
      <w:proofErr w:type="spellStart"/>
      <w:r w:rsidR="00D8344D" w:rsidRPr="00D8344D">
        <w:rPr>
          <w:rFonts w:ascii="Helvetica" w:hAnsi="Helvetica" w:cs="Arial"/>
          <w:color w:val="000000"/>
          <w:szCs w:val="28"/>
        </w:rPr>
        <w:t>TurnTo</w:t>
      </w:r>
      <w:proofErr w:type="spellEnd"/>
      <w:proofErr w:type="gramStart"/>
      <w:r w:rsidR="00D8344D" w:rsidRPr="00D8344D">
        <w:rPr>
          <w:rFonts w:ascii="Helvetica" w:hAnsi="Helvetica" w:cs="Arial"/>
          <w:color w:val="000000"/>
          <w:szCs w:val="28"/>
        </w:rPr>
        <w:t>/</w:t>
      </w:r>
      <w:r w:rsidR="00D8344D">
        <w:rPr>
          <w:rFonts w:ascii="Helvetica" w:hAnsi="Helvetica" w:cs="Arial"/>
          <w:color w:val="000000"/>
          <w:szCs w:val="28"/>
        </w:rPr>
        <w:t>[</w:t>
      </w:r>
      <w:proofErr w:type="gramEnd"/>
      <w:r w:rsidR="00D8344D">
        <w:rPr>
          <w:rFonts w:ascii="Helvetica" w:hAnsi="Helvetica" w:cs="Arial"/>
          <w:color w:val="000000"/>
          <w:szCs w:val="28"/>
        </w:rPr>
        <w:t>locale]/exportOrders.txt”</w:t>
      </w:r>
    </w:p>
    <w:p w14:paraId="4FC65D6B" w14:textId="7CB726F1"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sidR="00AD22AD">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8E66FA5" w14:textId="77777777" w:rsidR="00130A29" w:rsidRDefault="00130A29" w:rsidP="00130A29">
      <w:pPr>
        <w:pStyle w:val="NoSpacing"/>
      </w:pP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proofErr w:type="spellStart"/>
      <w:r w:rsidRPr="00130A29">
        <w:t>ExportHistoricalOrdersByDate</w:t>
      </w:r>
      <w:proofErr w:type="spellEnd"/>
    </w:p>
    <w:p w14:paraId="1515F78C" w14:textId="3867D8B9" w:rsidR="00D3174D" w:rsidRDefault="00D3174D" w:rsidP="00D3174D">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ExportHistoricalOrder</w:t>
      </w:r>
      <w:r>
        <w:rPr>
          <w:rFonts w:ascii="Helvetica" w:hAnsi="Helvetica" w:cs="Arial"/>
          <w:color w:val="000000"/>
          <w:szCs w:val="28"/>
        </w:rPr>
        <w:t>sByDate</w:t>
      </w:r>
      <w:proofErr w:type="spellEnd"/>
      <w:r>
        <w:rPr>
          <w:rFonts w:ascii="Helvetica" w:hAnsi="Helvetica" w:cs="Arial"/>
          <w:color w:val="000000"/>
          <w:szCs w:val="28"/>
        </w:rPr>
        <w:t xml:space="preserve"> entry point exports all </w:t>
      </w:r>
      <w:r w:rsidRPr="00870796">
        <w:rPr>
          <w:rFonts w:ascii="Helvetica" w:hAnsi="Helvetica" w:cs="Arial"/>
          <w:color w:val="000000"/>
          <w:szCs w:val="28"/>
        </w:rPr>
        <w:t>customer orders that have been placed on X date (this date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 xml:space="preserve">This job is </w:t>
      </w:r>
      <w:r w:rsidR="0038433C">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system via HTTP. A temporary file, named “exportOrder.txt”, is written to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 </w:t>
      </w:r>
    </w:p>
    <w:p w14:paraId="038D67E3" w14:textId="16970C0F" w:rsidR="00D3174D" w:rsidRDefault="00D3174D" w:rsidP="00D3174D">
      <w:pPr>
        <w:shd w:val="clear" w:color="auto" w:fill="FFFFFF"/>
        <w:spacing w:before="150"/>
        <w:rPr>
          <w:rFonts w:ascii="Helvetica" w:hAnsi="Helvetica" w:cs="Arial"/>
          <w:color w:val="000000"/>
          <w:szCs w:val="28"/>
        </w:rPr>
      </w:pPr>
      <w:r>
        <w:rPr>
          <w:rFonts w:ascii="Helvetica" w:hAnsi="Helvetica" w:cs="Arial"/>
          <w:color w:val="000000"/>
          <w:szCs w:val="28"/>
        </w:rPr>
        <w:t>Example: “[</w:t>
      </w:r>
      <w:proofErr w:type="spellStart"/>
      <w:r>
        <w:rPr>
          <w:rFonts w:ascii="Helvetica" w:hAnsi="Helvetica" w:cs="Arial"/>
          <w:color w:val="000000"/>
          <w:szCs w:val="28"/>
        </w:rPr>
        <w:t>your_sandbox_url</w:t>
      </w:r>
      <w:proofErr w:type="spellEnd"/>
      <w:r>
        <w:rPr>
          <w:rFonts w:ascii="Helvetica" w:hAnsi="Helvetica" w:cs="Arial"/>
          <w:color w:val="000000"/>
          <w:szCs w:val="28"/>
        </w:rPr>
        <w:t>]</w:t>
      </w:r>
      <w:r w:rsidRPr="00D8344D">
        <w:rPr>
          <w:rFonts w:ascii="Helvetica" w:hAnsi="Helvetica" w:cs="Arial"/>
          <w:color w:val="000000"/>
          <w:szCs w:val="28"/>
        </w:rPr>
        <w:t>/</w:t>
      </w:r>
      <w:proofErr w:type="spellStart"/>
      <w:r w:rsidRPr="00D8344D">
        <w:rPr>
          <w:rFonts w:ascii="Helvetica" w:hAnsi="Helvetica" w:cs="Arial"/>
          <w:color w:val="000000"/>
          <w:szCs w:val="28"/>
        </w:rPr>
        <w:t>Impex</w:t>
      </w:r>
      <w:proofErr w:type="spellEnd"/>
      <w:r w:rsidRPr="00D8344D">
        <w:rPr>
          <w:rFonts w:ascii="Helvetica" w:hAnsi="Helvetica" w:cs="Arial"/>
          <w:color w:val="000000"/>
          <w:szCs w:val="28"/>
        </w:rPr>
        <w:t>/</w:t>
      </w:r>
      <w:proofErr w:type="spellStart"/>
      <w:r w:rsidRPr="00D8344D">
        <w:rPr>
          <w:rFonts w:ascii="Helvetica" w:hAnsi="Helvetica" w:cs="Arial"/>
          <w:color w:val="000000"/>
          <w:szCs w:val="28"/>
        </w:rPr>
        <w:t>TurnTo</w:t>
      </w:r>
      <w:proofErr w:type="spellEnd"/>
      <w:proofErr w:type="gramStart"/>
      <w:r w:rsidRPr="00D8344D">
        <w:rPr>
          <w:rFonts w:ascii="Helvetica" w:hAnsi="Helvetica" w:cs="Arial"/>
          <w:color w:val="000000"/>
          <w:szCs w:val="28"/>
        </w:rPr>
        <w:t>/</w:t>
      </w:r>
      <w:r>
        <w:rPr>
          <w:rFonts w:ascii="Helvetica" w:hAnsi="Helvetica" w:cs="Arial"/>
          <w:color w:val="000000"/>
          <w:szCs w:val="28"/>
        </w:rPr>
        <w:t>[</w:t>
      </w:r>
      <w:proofErr w:type="gramEnd"/>
      <w:r>
        <w:rPr>
          <w:rFonts w:ascii="Helvetica" w:hAnsi="Helvetica" w:cs="Arial"/>
          <w:color w:val="000000"/>
          <w:szCs w:val="28"/>
        </w:rPr>
        <w:t>locale]/exportOrders.txt”</w:t>
      </w:r>
    </w:p>
    <w:p w14:paraId="0AE48AD1" w14:textId="54258D77" w:rsidR="00D3174D" w:rsidRPr="00870796" w:rsidRDefault="00D3174D" w:rsidP="00D3174D">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6F402551" w14:textId="77777777" w:rsidR="00D3174D" w:rsidRDefault="00D3174D" w:rsidP="00D3174D">
      <w:pPr>
        <w:pStyle w:val="NoSpacing"/>
      </w:pPr>
    </w:p>
    <w:p w14:paraId="223EF5B4" w14:textId="77777777" w:rsidR="00130A29" w:rsidRDefault="00130A29" w:rsidP="00D3174D">
      <w:pPr>
        <w:pStyle w:val="NoSpacing"/>
      </w:pPr>
    </w:p>
    <w:p w14:paraId="1AB803DF" w14:textId="20793FE8" w:rsidR="00130A29" w:rsidRPr="00130A29" w:rsidRDefault="00130A29" w:rsidP="0021703D">
      <w:pPr>
        <w:pStyle w:val="Heading5"/>
      </w:pPr>
      <w:proofErr w:type="spellStart"/>
      <w:r w:rsidRPr="00130A29">
        <w:t>ExportCatalog</w:t>
      </w:r>
      <w:proofErr w:type="spellEnd"/>
    </w:p>
    <w:p w14:paraId="2BFB88F0" w14:textId="75C5836D" w:rsidR="00AD22A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ExportCatalog</w:t>
      </w:r>
      <w:proofErr w:type="spellEnd"/>
      <w:r w:rsidRPr="00870796">
        <w:rPr>
          <w:rFonts w:ascii="Helvetica" w:hAnsi="Helvetica" w:cs="Arial"/>
          <w:color w:val="000000"/>
          <w:szCs w:val="28"/>
        </w:rPr>
        <w:t xml:space="preserve"> entry point exports all of the products from the catalog.</w:t>
      </w:r>
      <w:r w:rsidR="00584BD0">
        <w:rPr>
          <w:rFonts w:ascii="Helvetica" w:hAnsi="Helvetica" w:cs="Arial"/>
          <w:color w:val="000000"/>
          <w:szCs w:val="28"/>
        </w:rPr>
        <w:t xml:space="preserve"> </w:t>
      </w:r>
      <w:r w:rsidRPr="00870796">
        <w:rPr>
          <w:rFonts w:ascii="Helvetica" w:hAnsi="Helvetica" w:cs="Arial"/>
          <w:color w:val="000000"/>
          <w:szCs w:val="28"/>
        </w:rPr>
        <w:t xml:space="preserve">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system.</w:t>
      </w:r>
      <w:r w:rsidR="00584BD0">
        <w:rPr>
          <w:rFonts w:ascii="Helvetica" w:hAnsi="Helvetica" w:cs="Arial"/>
          <w:color w:val="000000"/>
          <w:szCs w:val="28"/>
        </w:rPr>
        <w:t xml:space="preserve"> </w:t>
      </w:r>
      <w:r w:rsidRPr="00870796">
        <w:rPr>
          <w:rFonts w:ascii="Helvetica" w:hAnsi="Helvetica" w:cs="Arial"/>
          <w:color w:val="000000"/>
          <w:szCs w:val="28"/>
        </w:rPr>
        <w:t xml:space="preserve">A temporary file, named “exportCatalog.txt”, is created in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w:t>
      </w:r>
      <w:r w:rsidR="00584BD0">
        <w:rPr>
          <w:rFonts w:ascii="Helvetica" w:hAnsi="Helvetica" w:cs="Arial"/>
          <w:color w:val="000000"/>
          <w:szCs w:val="28"/>
        </w:rPr>
        <w:t xml:space="preserve"> </w:t>
      </w:r>
    </w:p>
    <w:p w14:paraId="6C03B240" w14:textId="0A2FE775" w:rsidR="00AD22AD" w:rsidRDefault="00AD22AD" w:rsidP="00870796">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proofErr w:type="gramStart"/>
      <w:r w:rsidRPr="00D8344D">
        <w:rPr>
          <w:rFonts w:ascii="Helvetica" w:hAnsi="Helvetica" w:cs="Arial"/>
          <w:color w:val="000000"/>
          <w:szCs w:val="28"/>
        </w:rPr>
        <w:t>/</w:t>
      </w:r>
      <w:r>
        <w:rPr>
          <w:rFonts w:ascii="Helvetica" w:hAnsi="Helvetica" w:cs="Arial"/>
          <w:color w:val="000000"/>
          <w:szCs w:val="28"/>
        </w:rPr>
        <w:t>[</w:t>
      </w:r>
      <w:proofErr w:type="gramEnd"/>
      <w:r>
        <w:rPr>
          <w:rFonts w:ascii="Helvetica" w:hAnsi="Helvetica" w:cs="Arial"/>
          <w:color w:val="000000"/>
          <w:szCs w:val="28"/>
        </w:rPr>
        <w:t>locale</w:t>
      </w:r>
      <w:ins w:id="6" w:author="user" w:date="2019-05-27T15:55:00Z">
        <w:r w:rsidR="00837708">
          <w:rPr>
            <w:rFonts w:ascii="Helvetica" w:hAnsi="Helvetica" w:cs="Arial"/>
            <w:color w:val="000000"/>
            <w:szCs w:val="28"/>
          </w:rPr>
          <w:t>_</w:t>
        </w:r>
      </w:ins>
      <w:ins w:id="7" w:author="user" w:date="2019-05-27T15:54:00Z">
        <w:r w:rsidR="00837708">
          <w:rPr>
            <w:rFonts w:ascii="Helvetica" w:hAnsi="Helvetica" w:cs="Arial"/>
            <w:color w:val="000000"/>
            <w:szCs w:val="28"/>
          </w:rPr>
          <w:t>with</w:t>
        </w:r>
      </w:ins>
      <w:ins w:id="8" w:author="user" w:date="2019-05-27T15:55:00Z">
        <w:r w:rsidR="00837708">
          <w:rPr>
            <w:rFonts w:ascii="Helvetica" w:hAnsi="Helvetica" w:cs="Arial"/>
            <w:color w:val="000000"/>
            <w:szCs w:val="28"/>
          </w:rPr>
          <w:t>_</w:t>
        </w:r>
      </w:ins>
      <w:ins w:id="9" w:author="user" w:date="2019-05-27T15:54:00Z">
        <w:r w:rsidR="00837708">
          <w:rPr>
            <w:rFonts w:ascii="Helvetica" w:hAnsi="Helvetica" w:cs="Arial"/>
            <w:color w:val="000000"/>
            <w:szCs w:val="28"/>
          </w:rPr>
          <w:t>same_site_key</w:t>
        </w:r>
      </w:ins>
      <w:r>
        <w:rPr>
          <w:rFonts w:ascii="Helvetica" w:hAnsi="Helvetica" w:cs="Arial"/>
          <w:color w:val="000000"/>
          <w:szCs w:val="28"/>
        </w:rPr>
        <w:t>]/exportCatalog.txt”</w:t>
      </w:r>
    </w:p>
    <w:p w14:paraId="07FAAB1D" w14:textId="54C9825E"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585699B9" w14:textId="77777777" w:rsidR="00130A29" w:rsidRDefault="00130A29" w:rsidP="00130A29">
      <w:pPr>
        <w:pStyle w:val="NoSpacing"/>
      </w:pPr>
    </w:p>
    <w:p w14:paraId="18A2366C" w14:textId="77777777" w:rsidR="001B1A29" w:rsidRDefault="001B1A29" w:rsidP="00130A29">
      <w:pPr>
        <w:pStyle w:val="NoSpacing"/>
      </w:pPr>
    </w:p>
    <w:p w14:paraId="220E905F" w14:textId="77777777" w:rsidR="001B1A29" w:rsidRPr="00130A29" w:rsidRDefault="001B1A29" w:rsidP="00130A29">
      <w:pPr>
        <w:pStyle w:val="NoSpacing"/>
      </w:pPr>
    </w:p>
    <w:p w14:paraId="66CB7B39" w14:textId="2743350A" w:rsidR="00130A29" w:rsidRPr="00130A29" w:rsidRDefault="00130A29" w:rsidP="0021703D">
      <w:pPr>
        <w:pStyle w:val="Heading5"/>
      </w:pPr>
      <w:proofErr w:type="spellStart"/>
      <w:r w:rsidRPr="00130A29">
        <w:t>ImportAverageRatings</w:t>
      </w:r>
      <w:proofErr w:type="spellEnd"/>
    </w:p>
    <w:p w14:paraId="1B57BC6A" w14:textId="0EBDF0CC"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ImportAverageRatings</w:t>
      </w:r>
      <w:proofErr w:type="spellEnd"/>
      <w:r w:rsidRPr="00870796">
        <w:rPr>
          <w:rFonts w:ascii="Helvetica" w:hAnsi="Helvetica" w:cs="Arial"/>
          <w:color w:val="000000"/>
          <w:szCs w:val="28"/>
        </w:rPr>
        <w:t xml:space="preserve"> entry point imports all of the average star ratings for your product SKUs from the S</w:t>
      </w:r>
      <w:r w:rsidR="00B72DEF">
        <w:rPr>
          <w:rFonts w:ascii="Helvetica" w:hAnsi="Helvetica" w:cs="Arial"/>
          <w:color w:val="000000"/>
          <w:szCs w:val="28"/>
        </w:rPr>
        <w:t>KU-to-Average Star Rating Feed. This data is only used for attribute refinements on pages such as search results and category landing.</w:t>
      </w:r>
    </w:p>
    <w:p w14:paraId="37B9EBAE" w14:textId="06D058D6"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63016DA5" w14:textId="7C7FCD51" w:rsidR="00870796" w:rsidRDefault="003F67FD" w:rsidP="00870796">
      <w:pPr>
        <w:shd w:val="clear" w:color="auto" w:fill="FFFFFF"/>
        <w:spacing w:before="150"/>
        <w:rPr>
          <w:rFonts w:ascii="Helvetica" w:hAnsi="Helvetica" w:cs="Arial"/>
          <w:b/>
          <w:bCs/>
          <w:color w:val="000000"/>
          <w:szCs w:val="28"/>
        </w:rPr>
      </w:pPr>
      <w:r>
        <w:rPr>
          <w:rFonts w:ascii="Helvetica" w:hAnsi="Helvetica" w:cs="Arial"/>
          <w:b/>
          <w:bCs/>
          <w:color w:val="000000"/>
          <w:szCs w:val="28"/>
        </w:rPr>
        <w:t>NOTE</w:t>
      </w:r>
      <w:r w:rsidR="00870796" w:rsidRPr="00870796">
        <w:rPr>
          <w:rFonts w:ascii="Helvetica" w:hAnsi="Helvetica" w:cs="Arial"/>
          <w:b/>
          <w:bCs/>
          <w:color w:val="000000"/>
          <w:szCs w:val="28"/>
        </w:rPr>
        <w:t xml:space="preserve">: You will need to contact your </w:t>
      </w:r>
      <w:proofErr w:type="spellStart"/>
      <w:r w:rsidR="00870796" w:rsidRPr="00870796">
        <w:rPr>
          <w:rFonts w:ascii="Helvetica" w:hAnsi="Helvetica" w:cs="Arial"/>
          <w:b/>
          <w:bCs/>
          <w:color w:val="000000"/>
          <w:szCs w:val="28"/>
        </w:rPr>
        <w:t>TurnTo</w:t>
      </w:r>
      <w:proofErr w:type="spellEnd"/>
      <w:r w:rsidR="00870796" w:rsidRPr="00870796">
        <w:rPr>
          <w:rFonts w:ascii="Helvetica" w:hAnsi="Helvetica" w:cs="Arial"/>
          <w:b/>
          <w:bCs/>
          <w:color w:val="000000"/>
          <w:szCs w:val="28"/>
        </w:rPr>
        <w:t>® support representative to enable this feed.</w:t>
      </w:r>
    </w:p>
    <w:p w14:paraId="5B683E83" w14:textId="77777777" w:rsidR="00130A29" w:rsidRDefault="00130A29" w:rsidP="00130A29">
      <w:pPr>
        <w:pStyle w:val="NoSpacing"/>
      </w:pPr>
    </w:p>
    <w:p w14:paraId="4507C160" w14:textId="77777777" w:rsidR="00E64D42" w:rsidRDefault="00E64D42" w:rsidP="00130A29">
      <w:pPr>
        <w:pStyle w:val="NoSpacing"/>
      </w:pPr>
    </w:p>
    <w:p w14:paraId="554922D1" w14:textId="71C987B6" w:rsidR="00130A29" w:rsidRPr="00130A29" w:rsidRDefault="00130A29" w:rsidP="0021703D">
      <w:pPr>
        <w:pStyle w:val="Heading5"/>
      </w:pPr>
      <w:proofErr w:type="spellStart"/>
      <w:r w:rsidRPr="00130A29">
        <w:t>ImportUserGeneratedContent</w:t>
      </w:r>
      <w:proofErr w:type="spellEnd"/>
    </w:p>
    <w:p w14:paraId="55924808" w14:textId="77777777"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ImportUserGeneratedContent</w:t>
      </w:r>
      <w:proofErr w:type="spellEnd"/>
      <w:r w:rsidRPr="00870796">
        <w:rPr>
          <w:rFonts w:ascii="Helvetica" w:hAnsi="Helvetica" w:cs="Arial"/>
          <w:color w:val="000000"/>
          <w:szCs w:val="28"/>
        </w:rPr>
        <w:t xml:space="preserve"> entry point imports all of the user-generated content (Questions, Answers, Replies, Comments, and Reviews) for all items on your site, and stores it in a searchable attribute on the product data. </w:t>
      </w:r>
    </w:p>
    <w:p w14:paraId="6B987A5C" w14:textId="27190B39"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48D84488" w14:textId="3E1DC7BC" w:rsidR="00870796" w:rsidRPr="00870796" w:rsidRDefault="003F67FD" w:rsidP="00870796">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00870796" w:rsidRPr="00870796">
        <w:rPr>
          <w:rFonts w:ascii="Helvetica" w:hAnsi="Helvetica" w:cs="Arial"/>
          <w:b/>
          <w:bCs/>
          <w:color w:val="000000"/>
          <w:szCs w:val="28"/>
        </w:rPr>
        <w:t xml:space="preserve">: You will need to contact your </w:t>
      </w:r>
      <w:proofErr w:type="spellStart"/>
      <w:r w:rsidR="00870796" w:rsidRPr="00870796">
        <w:rPr>
          <w:rFonts w:ascii="Helvetica" w:hAnsi="Helvetica" w:cs="Arial"/>
          <w:b/>
          <w:bCs/>
          <w:color w:val="000000"/>
          <w:szCs w:val="28"/>
        </w:rPr>
        <w:t>TurnTo</w:t>
      </w:r>
      <w:proofErr w:type="spellEnd"/>
      <w:r w:rsidR="00870796" w:rsidRPr="00870796">
        <w:rPr>
          <w:rFonts w:ascii="Helvetica" w:hAnsi="Helvetica" w:cs="Arial"/>
          <w:b/>
          <w:bCs/>
          <w:color w:val="000000"/>
          <w:szCs w:val="28"/>
        </w:rPr>
        <w:t>® support representative to enable the XML version of this feed.</w:t>
      </w:r>
    </w:p>
    <w:p w14:paraId="31D117CB" w14:textId="4BD3F097" w:rsidR="007C51B8" w:rsidRPr="006113E0" w:rsidRDefault="007C51B8" w:rsidP="0048151D"/>
    <w:p w14:paraId="61573B1B" w14:textId="55DB3E63" w:rsidR="008249C8" w:rsidRDefault="008249C8">
      <w:pPr>
        <w:spacing w:after="160" w:line="259" w:lineRule="auto"/>
        <w:rPr>
          <w:rFonts w:asciiTheme="minorHAnsi" w:hAnsiTheme="minorHAnsi"/>
          <w:noProof/>
          <w:color w:val="auto"/>
          <w:sz w:val="22"/>
        </w:rPr>
      </w:pPr>
    </w:p>
    <w:p w14:paraId="40A06764" w14:textId="77777777" w:rsidR="00170CFE" w:rsidRDefault="00170CFE" w:rsidP="00170CFE">
      <w:pPr>
        <w:pStyle w:val="NoSpacing"/>
      </w:pPr>
    </w:p>
    <w:p w14:paraId="64AB3181" w14:textId="77777777" w:rsidR="00170CFE" w:rsidRDefault="00170CFE" w:rsidP="00170CFE">
      <w:pPr>
        <w:pStyle w:val="NoSpacing"/>
      </w:pPr>
    </w:p>
    <w:p w14:paraId="16971B53" w14:textId="77777777" w:rsidR="00170CFE" w:rsidRDefault="00170CFE" w:rsidP="00170CFE">
      <w:pPr>
        <w:pStyle w:val="NoSpacing"/>
      </w:pPr>
    </w:p>
    <w:p w14:paraId="3E00037D" w14:textId="77777777" w:rsidR="00170CFE" w:rsidRDefault="00170CFE" w:rsidP="00170CFE">
      <w:pPr>
        <w:pStyle w:val="NoSpacing"/>
      </w:pPr>
    </w:p>
    <w:p w14:paraId="21929F10" w14:textId="77777777" w:rsidR="00170CFE" w:rsidRDefault="00170CFE" w:rsidP="00170CFE">
      <w:pPr>
        <w:pStyle w:val="NoSpacing"/>
      </w:pPr>
    </w:p>
    <w:p w14:paraId="10ECFBB0" w14:textId="77777777" w:rsidR="00170CFE" w:rsidRDefault="00170CFE" w:rsidP="00170CFE">
      <w:pPr>
        <w:pStyle w:val="NoSpacing"/>
      </w:pPr>
    </w:p>
    <w:p w14:paraId="6E803E5D" w14:textId="77777777" w:rsidR="00170CFE" w:rsidRDefault="00170CFE" w:rsidP="00170CFE">
      <w:pPr>
        <w:pStyle w:val="NoSpacing"/>
      </w:pPr>
    </w:p>
    <w:p w14:paraId="48E5752A" w14:textId="77777777" w:rsidR="00170CFE" w:rsidRDefault="00170CFE" w:rsidP="00170CFE">
      <w:pPr>
        <w:pStyle w:val="NoSpacing"/>
      </w:pPr>
    </w:p>
    <w:p w14:paraId="25CC9E02" w14:textId="77777777" w:rsidR="00170CFE" w:rsidRDefault="00170CFE" w:rsidP="00170CFE">
      <w:pPr>
        <w:pStyle w:val="NoSpacing"/>
      </w:pPr>
    </w:p>
    <w:p w14:paraId="35D66CB9" w14:textId="77777777" w:rsidR="00170CFE" w:rsidRDefault="00170CFE" w:rsidP="00170CFE">
      <w:pPr>
        <w:pStyle w:val="NoSpacing"/>
      </w:pPr>
    </w:p>
    <w:p w14:paraId="7E15BF4F" w14:textId="77777777" w:rsidR="00170CFE" w:rsidRDefault="00170CFE" w:rsidP="00170CFE">
      <w:pPr>
        <w:pStyle w:val="NoSpacing"/>
      </w:pPr>
    </w:p>
    <w:p w14:paraId="23592C31" w14:textId="77777777" w:rsidR="00170CFE" w:rsidRDefault="00170CFE" w:rsidP="00170CFE">
      <w:pPr>
        <w:pStyle w:val="NoSpacing"/>
      </w:pPr>
    </w:p>
    <w:p w14:paraId="2F011C42" w14:textId="77777777" w:rsidR="00170CFE" w:rsidRDefault="00170CFE" w:rsidP="00170CFE">
      <w:pPr>
        <w:pStyle w:val="NoSpacing"/>
      </w:pPr>
    </w:p>
    <w:p w14:paraId="58A5DC41" w14:textId="77777777" w:rsidR="00170CFE" w:rsidRDefault="00170CFE" w:rsidP="00170CFE">
      <w:pPr>
        <w:pStyle w:val="NoSpacing"/>
      </w:pPr>
    </w:p>
    <w:p w14:paraId="6DFF8001" w14:textId="77777777" w:rsidR="00170CFE" w:rsidRDefault="00170CFE" w:rsidP="00170CFE">
      <w:pPr>
        <w:pStyle w:val="NoSpacing"/>
      </w:pPr>
    </w:p>
    <w:p w14:paraId="7DDE90C2" w14:textId="77777777" w:rsidR="00170CFE" w:rsidRDefault="00170CFE" w:rsidP="00170CFE">
      <w:pPr>
        <w:pStyle w:val="NoSpacing"/>
      </w:pPr>
    </w:p>
    <w:p w14:paraId="5E645FFB" w14:textId="77777777" w:rsidR="00170CFE" w:rsidRDefault="00170CFE" w:rsidP="00170CFE">
      <w:pPr>
        <w:pStyle w:val="NoSpacing"/>
      </w:pPr>
    </w:p>
    <w:p w14:paraId="4BC3039D" w14:textId="77777777" w:rsidR="00170CFE" w:rsidRDefault="00170CFE" w:rsidP="00170CFE">
      <w:pPr>
        <w:pStyle w:val="NoSpacing"/>
      </w:pPr>
    </w:p>
    <w:p w14:paraId="136E794D" w14:textId="77777777" w:rsidR="00170CFE" w:rsidRDefault="00170CFE" w:rsidP="00170CFE">
      <w:pPr>
        <w:pStyle w:val="NoSpacing"/>
      </w:pPr>
    </w:p>
    <w:p w14:paraId="40E474B0" w14:textId="32B38FCF" w:rsidR="008249C8" w:rsidRPr="008F0A73" w:rsidRDefault="008249C8" w:rsidP="008249C8">
      <w:pPr>
        <w:pStyle w:val="Heading2"/>
      </w:pPr>
      <w:bookmarkStart w:id="10" w:name="_Toc469044332"/>
      <w:bookmarkStart w:id="11" w:name="_Toc414521703"/>
      <w:r>
        <w:t>Configuration</w:t>
      </w:r>
      <w:bookmarkEnd w:id="10"/>
      <w:bookmarkEnd w:id="11"/>
    </w:p>
    <w:p w14:paraId="175D69FE" w14:textId="2DA0CCB8" w:rsidR="008249C8" w:rsidRDefault="00F6218F" w:rsidP="008249C8">
      <w:pPr>
        <w:pStyle w:val="NoSpacing"/>
        <w:rPr>
          <w:noProof/>
        </w:rPr>
      </w:pPr>
      <w:r>
        <w:rPr>
          <w:noProof/>
        </w:rPr>
        <mc:AlternateContent>
          <mc:Choice Requires="wps">
            <w:drawing>
              <wp:anchor distT="0" distB="0" distL="114300" distR="114300" simplePos="0" relativeHeight="251654144" behindDoc="0" locked="0" layoutInCell="1" allowOverlap="1" wp14:anchorId="2DAD854D" wp14:editId="6730CAD9">
                <wp:simplePos x="0" y="0"/>
                <wp:positionH relativeFrom="column">
                  <wp:posOffset>38100</wp:posOffset>
                </wp:positionH>
                <wp:positionV relativeFrom="page">
                  <wp:posOffset>1590675</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D3CA0"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pt,125.25pt" to="462.3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" strokecolor="#5b9bd5 [3204]" strokeweight="2.75pt">
                <v:stroke joinstyle="miter"/>
                <w10:wrap anchory="page"/>
              </v:line>
            </w:pict>
          </mc:Fallback>
        </mc:AlternateContent>
      </w:r>
    </w:p>
    <w:p w14:paraId="75B7F7E2" w14:textId="77777777" w:rsidR="008249C8" w:rsidRDefault="008249C8" w:rsidP="008249C8">
      <w:pPr>
        <w:pStyle w:val="NoSpacing"/>
        <w:rPr>
          <w:noProof/>
        </w:rPr>
      </w:pPr>
    </w:p>
    <w:p w14:paraId="21FCA3F8" w14:textId="29A5D367" w:rsidR="007C51B8" w:rsidRDefault="008249C8" w:rsidP="00C92213">
      <w:pPr>
        <w:pStyle w:val="Heading3"/>
        <w:rPr>
          <w:noProof/>
        </w:rPr>
      </w:pPr>
      <w:bookmarkStart w:id="12" w:name="_Toc469044333"/>
      <w:bookmarkStart w:id="13" w:name="_Toc414521704"/>
      <w:r>
        <w:rPr>
          <w:noProof/>
        </w:rPr>
        <w:t>Setting Up Your Site</w:t>
      </w:r>
      <w:bookmarkEnd w:id="12"/>
      <w:bookmarkEnd w:id="13"/>
    </w:p>
    <w:p w14:paraId="6CAD5717" w14:textId="77777777" w:rsidR="008249C8" w:rsidRDefault="008249C8" w:rsidP="008249C8"/>
    <w:p w14:paraId="71F04256" w14:textId="493BC435" w:rsidR="008249C8" w:rsidRPr="008249C8" w:rsidRDefault="008249C8" w:rsidP="001F4977">
      <w:pPr>
        <w:pStyle w:val="ListParagraph"/>
        <w:numPr>
          <w:ilvl w:val="0"/>
          <w:numId w:val="1"/>
        </w:numPr>
      </w:pPr>
      <w:r w:rsidRPr="008249C8">
        <w:t xml:space="preserve">Create a </w:t>
      </w:r>
      <w:proofErr w:type="spellStart"/>
      <w:r w:rsidRPr="008249C8">
        <w:t>TurnTo</w:t>
      </w:r>
      <w:proofErr w:type="spellEnd"/>
      <w:r w:rsidRPr="008249C8">
        <w:t xml:space="preserve"> account on</w:t>
      </w:r>
      <w:r w:rsidR="00BE6152">
        <w:t xml:space="preserve"> </w:t>
      </w:r>
      <w:hyperlink r:id="rId11" w:history="1">
        <w:r w:rsidRPr="008249C8">
          <w:rPr>
            <w:rStyle w:val="Hyperlink"/>
          </w:rPr>
          <w:t>www.turnto.com/register</w:t>
        </w:r>
      </w:hyperlink>
      <w:r w:rsidR="00BE6152">
        <w:t xml:space="preserve"> </w:t>
      </w:r>
      <w:r w:rsidRPr="008249C8">
        <w:t>if you don't already have one.</w:t>
      </w:r>
    </w:p>
    <w:p w14:paraId="292DD44E" w14:textId="14E310EE" w:rsidR="008249C8" w:rsidRPr="008249C8" w:rsidRDefault="008249C8" w:rsidP="001F4977">
      <w:pPr>
        <w:pStyle w:val="ListParagraph"/>
        <w:numPr>
          <w:ilvl w:val="0"/>
          <w:numId w:val="1"/>
        </w:numPr>
      </w:pPr>
      <w:r w:rsidRPr="008249C8">
        <w:t xml:space="preserve">Make sure your </w:t>
      </w:r>
      <w:proofErr w:type="spellStart"/>
      <w:r w:rsidRPr="008249C8">
        <w:t>TurnTo</w:t>
      </w:r>
      <w:proofErr w:type="spellEnd"/>
      <w:r w:rsidRPr="008249C8">
        <w:t xml:space="preserve"> contact has added your site to the</w:t>
      </w:r>
      <w:r w:rsidR="00BE6152">
        <w:t xml:space="preserve"> </w:t>
      </w:r>
      <w:hyperlink r:id="rId12" w:history="1">
        <w:r w:rsidRPr="008249C8">
          <w:rPr>
            <w:rStyle w:val="Hyperlink"/>
          </w:rPr>
          <w:t>turnto.com</w:t>
        </w:r>
      </w:hyperlink>
      <w:r w:rsidR="00BE6152">
        <w:t xml:space="preserve"> </w:t>
      </w:r>
      <w:r w:rsidRPr="008249C8">
        <w:t>system.</w:t>
      </w:r>
    </w:p>
    <w:p w14:paraId="5E367FF0" w14:textId="660D2E9C" w:rsidR="008249C8" w:rsidRPr="008249C8" w:rsidRDefault="008249C8" w:rsidP="001F4977">
      <w:pPr>
        <w:pStyle w:val="ListParagraph"/>
        <w:numPr>
          <w:ilvl w:val="0"/>
          <w:numId w:val="1"/>
        </w:numPr>
      </w:pPr>
      <w:r w:rsidRPr="008249C8">
        <w:t xml:space="preserve">Make sure your </w:t>
      </w:r>
      <w:proofErr w:type="spellStart"/>
      <w:r w:rsidRPr="008249C8">
        <w:t>TurnTo</w:t>
      </w:r>
      <w:proofErr w:type="spellEnd"/>
      <w:r w:rsidRPr="008249C8">
        <w:t xml:space="preserve"> contact has made you a </w:t>
      </w:r>
      <w:proofErr w:type="spellStart"/>
      <w:r w:rsidRPr="008249C8">
        <w:t>TurnTo</w:t>
      </w:r>
      <w:proofErr w:type="spellEnd"/>
      <w:r w:rsidRPr="008249C8">
        <w:t xml:space="preserve"> account manager of your site. Once you are a manager of your site, you will see a new navigation area on the left with your site name and links to your settings, reporting and moderation.</w:t>
      </w:r>
    </w:p>
    <w:p w14:paraId="6BD6FE97" w14:textId="22C200B3" w:rsidR="008249C8" w:rsidRPr="008249C8" w:rsidRDefault="008249C8" w:rsidP="001F4977">
      <w:pPr>
        <w:pStyle w:val="ListParagraph"/>
        <w:numPr>
          <w:ilvl w:val="0"/>
          <w:numId w:val="1"/>
        </w:numPr>
      </w:pPr>
      <w:r w:rsidRPr="008249C8">
        <w:t>Add cartridges to site cartridge path</w:t>
      </w:r>
    </w:p>
    <w:p w14:paraId="31F1CFFB" w14:textId="479B4C9C"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24C4A408" w14:textId="07A18755" w:rsidR="008249C8" w:rsidRPr="008249C8" w:rsidRDefault="008249C8" w:rsidP="001F4977">
      <w:pPr>
        <w:pStyle w:val="ListParagraph"/>
        <w:numPr>
          <w:ilvl w:val="1"/>
          <w:numId w:val="1"/>
        </w:numPr>
      </w:pPr>
      <w:r w:rsidRPr="008249C8">
        <w:t>Click "Manage Sites" link</w:t>
      </w:r>
    </w:p>
    <w:p w14:paraId="26D58433" w14:textId="5AD1731C" w:rsidR="008249C8" w:rsidRPr="008249C8" w:rsidRDefault="008249C8" w:rsidP="001F4977">
      <w:pPr>
        <w:pStyle w:val="ListParagraph"/>
        <w:numPr>
          <w:ilvl w:val="1"/>
          <w:numId w:val="1"/>
        </w:numPr>
      </w:pPr>
      <w:r w:rsidRPr="008249C8">
        <w:t xml:space="preserve">Click the name of your site. For instance, </w:t>
      </w:r>
      <w:r w:rsidR="00634A5E">
        <w:t>SFRA</w:t>
      </w:r>
      <w:r w:rsidRPr="008249C8">
        <w:t>.</w:t>
      </w:r>
    </w:p>
    <w:p w14:paraId="0827D447" w14:textId="77777777" w:rsidR="004153B0" w:rsidRDefault="008249C8" w:rsidP="001F4977">
      <w:pPr>
        <w:pStyle w:val="ListParagraph"/>
        <w:numPr>
          <w:ilvl w:val="1"/>
          <w:numId w:val="1"/>
        </w:numPr>
      </w:pPr>
      <w:r w:rsidRPr="008249C8">
        <w:t>Click the "Settings" tab.</w:t>
      </w:r>
    </w:p>
    <w:p w14:paraId="5DD21258" w14:textId="6A517194" w:rsidR="00E8561E" w:rsidRDefault="00E8561E" w:rsidP="001F4977">
      <w:pPr>
        <w:pStyle w:val="ListParagraph"/>
        <w:numPr>
          <w:ilvl w:val="1"/>
          <w:numId w:val="1"/>
        </w:numPr>
      </w:pPr>
      <w:r>
        <w:t>Using SFRA architecture, fill in the cartridge field with the following as:</w:t>
      </w:r>
      <w:r w:rsidRPr="00E8561E">
        <w:t xml:space="preserve"> </w:t>
      </w:r>
      <w:r w:rsidRPr="00B65623">
        <w:t>int_turnto_sfra</w:t>
      </w:r>
      <w:r w:rsidR="006B303A">
        <w:t>_v5</w:t>
      </w:r>
      <w:r w:rsidRPr="00B65623">
        <w:t>:int_turnto_core</w:t>
      </w:r>
      <w:r w:rsidR="006B303A">
        <w:t>_v5</w:t>
      </w:r>
      <w:r w:rsidRPr="00B65623">
        <w:t>:</w:t>
      </w:r>
      <w:r w:rsidR="004153B0">
        <w:t>[</w:t>
      </w:r>
      <w:r w:rsidRPr="00B65623">
        <w:t>site_siteid_sfra</w:t>
      </w:r>
      <w:r w:rsidR="004153B0">
        <w:t>]</w:t>
      </w:r>
      <w:r w:rsidRPr="00B65623">
        <w:t>:</w:t>
      </w:r>
      <w:r w:rsidR="004153B0">
        <w:t>[</w:t>
      </w:r>
      <w:r w:rsidRPr="00B65623">
        <w:t>app_storefront_base</w:t>
      </w:r>
      <w:r w:rsidR="004153B0">
        <w:t>]</w:t>
      </w:r>
    </w:p>
    <w:p w14:paraId="5F1695D4" w14:textId="4729FFEB" w:rsidR="00E8561E" w:rsidRPr="00261DB9" w:rsidRDefault="003F67FD" w:rsidP="00E8561E">
      <w:pPr>
        <w:pStyle w:val="ListParagraph"/>
        <w:ind w:left="1440"/>
        <w:rPr>
          <w:b/>
          <w:iCs/>
        </w:rPr>
      </w:pPr>
      <w:r w:rsidRPr="00261DB9">
        <w:rPr>
          <w:b/>
          <w:iCs/>
        </w:rPr>
        <w:t>NOTE</w:t>
      </w:r>
      <w:r w:rsidR="00E8561E" w:rsidRPr="00261DB9">
        <w:rPr>
          <w:b/>
          <w:iCs/>
        </w:rPr>
        <w:t xml:space="preserve">: replace </w:t>
      </w:r>
      <w:r w:rsidR="004153B0" w:rsidRPr="00261DB9">
        <w:rPr>
          <w:b/>
          <w:iCs/>
        </w:rPr>
        <w:t>cartridges in brackets with your site level and base cartridges.</w:t>
      </w:r>
    </w:p>
    <w:p w14:paraId="4A68DC0B" w14:textId="6BF02D15" w:rsidR="008249C8" w:rsidRDefault="00E8561E" w:rsidP="001F4977">
      <w:pPr>
        <w:pStyle w:val="ListParagraph"/>
        <w:numPr>
          <w:ilvl w:val="1"/>
          <w:numId w:val="1"/>
        </w:numPr>
      </w:pPr>
      <w:r>
        <w:t>Click Apply</w:t>
      </w:r>
    </w:p>
    <w:p w14:paraId="5EBAD0ED" w14:textId="1B2C2051" w:rsidR="00A262C9" w:rsidRDefault="00A262C9" w:rsidP="001F4977">
      <w:pPr>
        <w:pStyle w:val="ListParagraph"/>
        <w:numPr>
          <w:ilvl w:val="0"/>
          <w:numId w:val="1"/>
        </w:numPr>
      </w:pPr>
      <w:r>
        <w:t>The import/export jobs require the use of the SFCC job components cartridge, which has a cartridge name “</w:t>
      </w:r>
      <w:proofErr w:type="spellStart"/>
      <w:r>
        <w:t>bc_job_components</w:t>
      </w:r>
      <w:proofErr w:type="spellEnd"/>
      <w:r>
        <w:t>”. This will need to be downloaded from the SFCC repo and added to your workspace.</w:t>
      </w:r>
    </w:p>
    <w:p w14:paraId="0678F8C0" w14:textId="476B5217" w:rsidR="007B3F67" w:rsidRDefault="007B3F67" w:rsidP="007B3F67">
      <w:pPr>
        <w:pStyle w:val="ListParagraph"/>
      </w:pPr>
      <w:r>
        <w:lastRenderedPageBreak/>
        <w:t xml:space="preserve">SFCC repo -&gt; </w:t>
      </w:r>
      <w:hyperlink r:id="rId13" w:history="1">
        <w:r w:rsidRPr="009A1236">
          <w:t>https://github.com/SalesforceCommerceCloud/job-components</w:t>
        </w:r>
      </w:hyperlink>
      <w:r w:rsidR="009A1236">
        <w:t xml:space="preserve"> </w:t>
      </w:r>
      <w:r>
        <w:t xml:space="preserve"> </w:t>
      </w:r>
    </w:p>
    <w:p w14:paraId="517F1F9E" w14:textId="14ECDCF9" w:rsidR="006B303A" w:rsidRPr="008249C8" w:rsidRDefault="006B303A" w:rsidP="007B3F67">
      <w:pPr>
        <w:pStyle w:val="ListParagraph"/>
      </w:pPr>
      <w:r>
        <w:t>*If you do not have access to the above link, you will need to submit an SFCC ticket to gain access</w:t>
      </w:r>
    </w:p>
    <w:p w14:paraId="33CE767A" w14:textId="77777777" w:rsidR="008249C8" w:rsidRPr="008249C8" w:rsidRDefault="008249C8" w:rsidP="001F4977">
      <w:pPr>
        <w:pStyle w:val="ListParagraph"/>
        <w:numPr>
          <w:ilvl w:val="0"/>
          <w:numId w:val="1"/>
        </w:numPr>
      </w:pPr>
      <w:r w:rsidRPr="008249C8">
        <w:t>Add cartridges to business manager cartridge path</w:t>
      </w:r>
    </w:p>
    <w:p w14:paraId="12A3F00E" w14:textId="6BD092AF"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363CF25F" w14:textId="787FCCB1" w:rsidR="008249C8" w:rsidRPr="008249C8" w:rsidRDefault="008249C8" w:rsidP="001F4977">
      <w:pPr>
        <w:pStyle w:val="ListParagraph"/>
        <w:numPr>
          <w:ilvl w:val="1"/>
          <w:numId w:val="1"/>
        </w:numPr>
      </w:pPr>
      <w:r w:rsidRPr="008249C8">
        <w:t>Click "Manage Sites" link</w:t>
      </w:r>
    </w:p>
    <w:p w14:paraId="7DFCC7E0" w14:textId="59DCA726" w:rsidR="00D75F9A" w:rsidRDefault="008249C8" w:rsidP="001F4977">
      <w:pPr>
        <w:pStyle w:val="ListParagraph"/>
        <w:numPr>
          <w:ilvl w:val="1"/>
          <w:numId w:val="1"/>
        </w:numPr>
      </w:pPr>
      <w:r w:rsidRPr="008249C8">
        <w:t>Click the "Business Manager" link</w:t>
      </w:r>
    </w:p>
    <w:p w14:paraId="34D40ED6" w14:textId="564DB25F" w:rsidR="008249C8" w:rsidRPr="008249C8" w:rsidRDefault="00D75F9A" w:rsidP="001F4977">
      <w:pPr>
        <w:pStyle w:val="ListParagraph"/>
        <w:numPr>
          <w:ilvl w:val="1"/>
          <w:numId w:val="1"/>
        </w:numPr>
      </w:pPr>
      <w:r>
        <w:t>Using SFRA architecture, fill in the cartridge field with the following as:</w:t>
      </w:r>
      <w:r w:rsidRPr="00E8561E">
        <w:t xml:space="preserve"> </w:t>
      </w:r>
      <w:r>
        <w:t>i</w:t>
      </w:r>
      <w:r w:rsidR="00BB0E86">
        <w:t>nt_turnto_sfra</w:t>
      </w:r>
      <w:r w:rsidR="009A1236">
        <w:t>_v5</w:t>
      </w:r>
      <w:r w:rsidR="00BB0E86">
        <w:t>:int_turnto_core</w:t>
      </w:r>
      <w:r w:rsidR="009A1236">
        <w:t>_v5</w:t>
      </w:r>
      <w:r w:rsidR="00BB0E86">
        <w:t>:bc_job_components</w:t>
      </w:r>
      <w:r w:rsidR="008249C8">
        <w:br/>
      </w:r>
      <w:r w:rsidR="003F67FD" w:rsidRPr="00532FEB">
        <w:rPr>
          <w:b/>
          <w:iCs/>
        </w:rPr>
        <w:t>NOTE</w:t>
      </w:r>
      <w:r w:rsidR="008249C8" w:rsidRPr="00532FEB">
        <w:rPr>
          <w:b/>
          <w:iCs/>
        </w:rPr>
        <w:t>:</w:t>
      </w:r>
      <w:r w:rsidR="00A262C9" w:rsidRPr="00532FEB">
        <w:rPr>
          <w:b/>
          <w:iCs/>
        </w:rPr>
        <w:t xml:space="preserve"> </w:t>
      </w:r>
      <w:proofErr w:type="spellStart"/>
      <w:r w:rsidR="00A262C9" w:rsidRPr="00532FEB">
        <w:rPr>
          <w:b/>
          <w:iCs/>
        </w:rPr>
        <w:t>bc_job_components</w:t>
      </w:r>
      <w:proofErr w:type="spellEnd"/>
      <w:r w:rsidR="00A262C9" w:rsidRPr="00532FEB">
        <w:rPr>
          <w:b/>
          <w:iCs/>
        </w:rPr>
        <w:t xml:space="preserve"> will need to be added</w:t>
      </w:r>
      <w:r w:rsidR="001D4902" w:rsidRPr="00532FEB">
        <w:rPr>
          <w:b/>
          <w:iCs/>
        </w:rPr>
        <w:t>, see Step 5 above</w:t>
      </w:r>
      <w:r w:rsidR="00532FEB" w:rsidRPr="00532FEB">
        <w:rPr>
          <w:b/>
          <w:iCs/>
        </w:rPr>
        <w:t>.</w:t>
      </w:r>
    </w:p>
    <w:p w14:paraId="50F2F7C1" w14:textId="47CB8364" w:rsidR="008249C8" w:rsidRPr="002D1945" w:rsidRDefault="0008356D" w:rsidP="008249C8">
      <w:pPr>
        <w:pStyle w:val="ListParagraph"/>
        <w:numPr>
          <w:ilvl w:val="1"/>
          <w:numId w:val="1"/>
        </w:numPr>
      </w:pPr>
      <w:r w:rsidRPr="006348BB">
        <w:rPr>
          <w:iCs/>
        </w:rPr>
        <w:t>Click Apply</w:t>
      </w:r>
    </w:p>
    <w:p w14:paraId="482E843E" w14:textId="77777777" w:rsidR="002D1945" w:rsidRDefault="002D1945" w:rsidP="002D1945">
      <w:pPr>
        <w:pStyle w:val="ListParagraph"/>
        <w:ind w:left="1440"/>
      </w:pPr>
    </w:p>
    <w:p w14:paraId="7F884EC9" w14:textId="7B320CA7" w:rsidR="008249C8" w:rsidRDefault="008249C8" w:rsidP="00C92213">
      <w:pPr>
        <w:pStyle w:val="Heading3"/>
        <w:rPr>
          <w:noProof/>
        </w:rPr>
      </w:pPr>
      <w:bookmarkStart w:id="14" w:name="_Toc469044334"/>
      <w:bookmarkStart w:id="15" w:name="_Toc414521705"/>
      <w:r>
        <w:rPr>
          <w:noProof/>
        </w:rPr>
        <w:t xml:space="preserve">Initial </w:t>
      </w:r>
      <w:r w:rsidR="007E69F3">
        <w:rPr>
          <w:noProof/>
        </w:rPr>
        <w:t xml:space="preserve">Job </w:t>
      </w:r>
      <w:r>
        <w:rPr>
          <w:noProof/>
        </w:rPr>
        <w:t>Setup and General Settings</w:t>
      </w:r>
      <w:bookmarkEnd w:id="14"/>
      <w:bookmarkEnd w:id="15"/>
    </w:p>
    <w:p w14:paraId="4E5453C1" w14:textId="77777777" w:rsidR="008249C8" w:rsidRPr="008249C8" w:rsidRDefault="008249C8" w:rsidP="008249C8"/>
    <w:p w14:paraId="6976BD58" w14:textId="7F08B6CE" w:rsidR="008249C8" w:rsidRDefault="008249C8" w:rsidP="009403A7">
      <w:pPr>
        <w:pStyle w:val="Heading4"/>
        <w:ind w:firstLine="0"/>
      </w:pPr>
      <w:bookmarkStart w:id="16" w:name="_Toc469044335"/>
      <w:r w:rsidRPr="008249C8">
        <w:t>Upload and Import Metadata</w:t>
      </w:r>
      <w:bookmarkEnd w:id="16"/>
    </w:p>
    <w:p w14:paraId="54256BD6" w14:textId="77777777" w:rsidR="008C444B" w:rsidRPr="008C444B" w:rsidRDefault="008C444B" w:rsidP="008C444B"/>
    <w:p w14:paraId="0B4ABCA0" w14:textId="68DA4FCC" w:rsidR="008249C8" w:rsidRPr="008249C8" w:rsidRDefault="008249C8" w:rsidP="001F4977">
      <w:pPr>
        <w:pStyle w:val="ListParagraph"/>
        <w:numPr>
          <w:ilvl w:val="0"/>
          <w:numId w:val="2"/>
        </w:numPr>
      </w:pPr>
      <w:r w:rsidRPr="008249C8">
        <w:t>In</w:t>
      </w:r>
      <w:r w:rsidR="00584BD0">
        <w:t xml:space="preserve"> </w:t>
      </w:r>
      <w:r w:rsidRPr="008249C8">
        <w:t>Business Manager, click "Site Development" in the Administration section</w:t>
      </w:r>
    </w:p>
    <w:p w14:paraId="4D330FEE" w14:textId="1A34271E" w:rsidR="008249C8" w:rsidRPr="008249C8" w:rsidRDefault="008249C8" w:rsidP="001F4977">
      <w:pPr>
        <w:pStyle w:val="ListParagraph"/>
        <w:numPr>
          <w:ilvl w:val="0"/>
          <w:numId w:val="2"/>
        </w:numPr>
      </w:pPr>
      <w:r w:rsidRPr="008249C8">
        <w:t>Click "Import &amp; Export" and then, under the section Import &amp; Export Files, click "Upload"</w:t>
      </w:r>
    </w:p>
    <w:p w14:paraId="3AF6F414" w14:textId="4D667CA8" w:rsidR="008249C8" w:rsidRPr="008249C8" w:rsidRDefault="008249C8" w:rsidP="001F4977">
      <w:pPr>
        <w:pStyle w:val="ListParagraph"/>
        <w:numPr>
          <w:ilvl w:val="0"/>
          <w:numId w:val="2"/>
        </w:numPr>
      </w:pPr>
      <w:r w:rsidRPr="008249C8">
        <w:t xml:space="preserve">Choose the file located in </w:t>
      </w:r>
      <w:r w:rsidR="00EA60E2">
        <w:rPr>
          <w:i/>
        </w:rPr>
        <w:t>metadata/TurnToMetaD</w:t>
      </w:r>
      <w:r w:rsidRPr="00E52857">
        <w:rPr>
          <w:i/>
        </w:rPr>
        <w:t>ata</w:t>
      </w:r>
      <w:r w:rsidR="00AA6274">
        <w:rPr>
          <w:i/>
        </w:rPr>
        <w:t>_v5</w:t>
      </w:r>
      <w:r w:rsidRPr="00E52857">
        <w:rPr>
          <w:i/>
        </w:rPr>
        <w:t>.xml</w:t>
      </w:r>
      <w:r w:rsidRPr="008249C8">
        <w:t xml:space="preserve"> and click "Upload"</w:t>
      </w:r>
    </w:p>
    <w:p w14:paraId="2EFE7C35" w14:textId="2DE256C0" w:rsidR="008249C8" w:rsidRPr="008249C8" w:rsidRDefault="008249C8" w:rsidP="001F4977">
      <w:pPr>
        <w:pStyle w:val="ListParagraph"/>
        <w:numPr>
          <w:ilvl w:val="0"/>
          <w:numId w:val="2"/>
        </w:numPr>
      </w:pPr>
      <w:r w:rsidRPr="008249C8">
        <w:t>Return back to the "Import &amp; Export" page, and then, under Meta Data, click "Import"</w:t>
      </w:r>
    </w:p>
    <w:p w14:paraId="73EFC808" w14:textId="5F26D472" w:rsidR="008249C8" w:rsidRPr="008249C8" w:rsidRDefault="008249C8" w:rsidP="001F4977">
      <w:pPr>
        <w:pStyle w:val="ListParagraph"/>
        <w:numPr>
          <w:ilvl w:val="0"/>
          <w:numId w:val="2"/>
        </w:numPr>
      </w:pPr>
      <w:r w:rsidRPr="008249C8">
        <w:t>Select the file you just uploaded, and click "Next". Once the file validates, click "Import"</w:t>
      </w:r>
    </w:p>
    <w:p w14:paraId="50D9BF62" w14:textId="3D70BB1F" w:rsidR="008249C8" w:rsidRDefault="008249C8" w:rsidP="00A51D95">
      <w:pPr>
        <w:pStyle w:val="Heading4"/>
        <w:ind w:firstLine="0"/>
      </w:pPr>
      <w:bookmarkStart w:id="17" w:name="_Toc469044336"/>
      <w:r w:rsidRPr="008249C8">
        <w:lastRenderedPageBreak/>
        <w:t>Upload and Import Job Schedules</w:t>
      </w:r>
      <w:bookmarkEnd w:id="17"/>
    </w:p>
    <w:p w14:paraId="3AA6E2DC" w14:textId="77777777" w:rsidR="008C444B" w:rsidRPr="008C444B" w:rsidRDefault="008C444B" w:rsidP="008C444B"/>
    <w:p w14:paraId="4C9002C5" w14:textId="624C5C81" w:rsidR="008249C8" w:rsidRPr="008249C8" w:rsidRDefault="002D6D70" w:rsidP="001F4977">
      <w:pPr>
        <w:pStyle w:val="ListParagraph"/>
        <w:numPr>
          <w:ilvl w:val="0"/>
          <w:numId w:val="3"/>
        </w:numPr>
      </w:pPr>
      <w:r>
        <w:t>O</w:t>
      </w:r>
      <w:r w:rsidR="008249C8" w:rsidRPr="008249C8">
        <w:t>pen the file</w:t>
      </w:r>
      <w:r w:rsidR="00BE6152">
        <w:t xml:space="preserve"> </w:t>
      </w:r>
      <w:r w:rsidR="008249C8" w:rsidRPr="00724930">
        <w:rPr>
          <w:i/>
        </w:rPr>
        <w:t>metadata/TurnToJobSchedules</w:t>
      </w:r>
      <w:r w:rsidR="000C558E">
        <w:rPr>
          <w:i/>
        </w:rPr>
        <w:t>_v5</w:t>
      </w:r>
      <w:r w:rsidR="008249C8" w:rsidRPr="00724930">
        <w:rPr>
          <w:i/>
        </w:rPr>
        <w:t>.xml</w:t>
      </w:r>
      <w:r w:rsidR="008249C8" w:rsidRPr="008249C8">
        <w:t>, and edit it</w:t>
      </w:r>
      <w:r w:rsidR="00402382">
        <w:t>.</w:t>
      </w:r>
    </w:p>
    <w:p w14:paraId="4BC7162F" w14:textId="03D24466" w:rsidR="008249C8" w:rsidRPr="008249C8" w:rsidRDefault="008249C8" w:rsidP="001F4977">
      <w:pPr>
        <w:pStyle w:val="ListParagraph"/>
        <w:numPr>
          <w:ilvl w:val="0"/>
          <w:numId w:val="3"/>
        </w:numPr>
      </w:pPr>
      <w:r w:rsidRPr="008249C8">
        <w:t>Modify all references to site-id="</w:t>
      </w:r>
      <w:proofErr w:type="spellStart"/>
      <w:r w:rsidRPr="008249C8">
        <w:t>SiteGenesis</w:t>
      </w:r>
      <w:proofErr w:type="spellEnd"/>
      <w:r w:rsidRPr="008249C8">
        <w:t>" in the file, replacing them with the ID of your site</w:t>
      </w:r>
    </w:p>
    <w:p w14:paraId="2FAAE204" w14:textId="3496BCF8" w:rsidR="008249C8" w:rsidRPr="008249C8" w:rsidRDefault="008249C8" w:rsidP="001F4977">
      <w:pPr>
        <w:pStyle w:val="ListParagraph"/>
        <w:numPr>
          <w:ilvl w:val="0"/>
          <w:numId w:val="3"/>
        </w:numPr>
      </w:pPr>
      <w:r w:rsidRPr="008249C8">
        <w:t>In</w:t>
      </w:r>
      <w:r w:rsidR="00584BD0">
        <w:t xml:space="preserve"> </w:t>
      </w:r>
      <w:r w:rsidRPr="008249C8">
        <w:t>Business Manager, click "Operations" in the Administration section</w:t>
      </w:r>
    </w:p>
    <w:p w14:paraId="49AD7E3B" w14:textId="15DC4D9D" w:rsidR="008249C8" w:rsidRPr="008249C8" w:rsidRDefault="008249C8" w:rsidP="001F4977">
      <w:pPr>
        <w:pStyle w:val="ListParagraph"/>
        <w:numPr>
          <w:ilvl w:val="0"/>
          <w:numId w:val="3"/>
        </w:numPr>
      </w:pPr>
      <w:r w:rsidRPr="008249C8">
        <w:t>Click "Import &amp; Export" and then, under the section Import &amp; Export Files, click "Upload"</w:t>
      </w:r>
    </w:p>
    <w:p w14:paraId="1FD081EA" w14:textId="3F9A3981" w:rsidR="008249C8" w:rsidRPr="008249C8" w:rsidRDefault="008249C8" w:rsidP="001F4977">
      <w:pPr>
        <w:pStyle w:val="ListParagraph"/>
        <w:numPr>
          <w:ilvl w:val="0"/>
          <w:numId w:val="3"/>
        </w:numPr>
      </w:pPr>
      <w:r w:rsidRPr="008249C8">
        <w:t>Choose the file y</w:t>
      </w:r>
      <w:r w:rsidR="00724930">
        <w:t>ou just edited</w:t>
      </w:r>
      <w:r w:rsidR="00AE457A">
        <w:t>,</w:t>
      </w:r>
      <w:r w:rsidRPr="008249C8">
        <w:t xml:space="preserve"> and click "Upload"</w:t>
      </w:r>
    </w:p>
    <w:p w14:paraId="1D14B7BD" w14:textId="1A9CEFEB" w:rsidR="008249C8" w:rsidRPr="008249C8" w:rsidRDefault="008249C8" w:rsidP="001F4977">
      <w:pPr>
        <w:pStyle w:val="ListParagraph"/>
        <w:numPr>
          <w:ilvl w:val="0"/>
          <w:numId w:val="3"/>
        </w:numPr>
      </w:pPr>
      <w:r w:rsidRPr="008249C8">
        <w:t>Return back to the "Import &amp; Export" page, and then, under Job Schedules, click "Import"</w:t>
      </w:r>
    </w:p>
    <w:p w14:paraId="3ED99D4F" w14:textId="11ACCCFC" w:rsidR="008249C8" w:rsidRDefault="008249C8" w:rsidP="001F4977">
      <w:pPr>
        <w:pStyle w:val="ListParagraph"/>
        <w:numPr>
          <w:ilvl w:val="0"/>
          <w:numId w:val="3"/>
        </w:numPr>
      </w:pPr>
      <w:r w:rsidRPr="008249C8">
        <w:t>Select the file you just uploaded, and click "Next". Once the file validates, click "Import"</w:t>
      </w:r>
    </w:p>
    <w:p w14:paraId="2A250651" w14:textId="24155F2B" w:rsidR="00FF6854" w:rsidRDefault="00FF6854" w:rsidP="007224AA">
      <w:pPr>
        <w:pStyle w:val="Heading4"/>
        <w:ind w:firstLine="0"/>
      </w:pPr>
      <w:r>
        <w:t>Upload and Import Services</w:t>
      </w:r>
    </w:p>
    <w:p w14:paraId="3233A39D" w14:textId="77777777" w:rsidR="00A2187D" w:rsidRDefault="00A2187D" w:rsidP="00A2187D"/>
    <w:p w14:paraId="04A6E984" w14:textId="4EDA539B" w:rsidR="00FF6854" w:rsidRPr="008249C8" w:rsidRDefault="00FF6854" w:rsidP="00DE745D">
      <w:pPr>
        <w:pStyle w:val="ListParagraph"/>
        <w:numPr>
          <w:ilvl w:val="0"/>
          <w:numId w:val="19"/>
        </w:numPr>
      </w:pPr>
      <w:r w:rsidRPr="008249C8">
        <w:t>In</w:t>
      </w:r>
      <w:r w:rsidR="00584BD0">
        <w:t xml:space="preserve"> </w:t>
      </w:r>
      <w:r w:rsidRPr="008249C8">
        <w:t>Business Manager, click "Operations" in the Administration section</w:t>
      </w:r>
    </w:p>
    <w:p w14:paraId="1259114C" w14:textId="38661DBB" w:rsidR="00FF6854" w:rsidRPr="008249C8" w:rsidRDefault="00FF6854" w:rsidP="00DE745D">
      <w:pPr>
        <w:pStyle w:val="ListParagraph"/>
        <w:numPr>
          <w:ilvl w:val="0"/>
          <w:numId w:val="19"/>
        </w:numPr>
      </w:pPr>
      <w:r w:rsidRPr="008249C8">
        <w:t>Click "Import &amp; Export" and then, under the section Import &amp; Export Files, click "Upload"</w:t>
      </w:r>
    </w:p>
    <w:p w14:paraId="7EDB6414" w14:textId="2685A6EB" w:rsidR="00FF6854" w:rsidRPr="008249C8" w:rsidRDefault="00FF6854" w:rsidP="00DE745D">
      <w:pPr>
        <w:pStyle w:val="ListParagraph"/>
        <w:numPr>
          <w:ilvl w:val="0"/>
          <w:numId w:val="19"/>
        </w:numPr>
      </w:pPr>
      <w:r w:rsidRPr="008249C8">
        <w:t xml:space="preserve">Choose the file located in </w:t>
      </w:r>
      <w:r w:rsidRPr="00E52857">
        <w:rPr>
          <w:i/>
        </w:rPr>
        <w:t>metadata/TurnTo</w:t>
      </w:r>
      <w:r>
        <w:rPr>
          <w:i/>
        </w:rPr>
        <w:t>Services</w:t>
      </w:r>
      <w:r w:rsidR="000C558E">
        <w:rPr>
          <w:i/>
        </w:rPr>
        <w:t>_v5</w:t>
      </w:r>
      <w:r w:rsidRPr="00E52857">
        <w:rPr>
          <w:i/>
        </w:rPr>
        <w:t>.xml</w:t>
      </w:r>
      <w:r w:rsidRPr="008249C8">
        <w:t xml:space="preserve"> and click "Upload"</w:t>
      </w:r>
    </w:p>
    <w:p w14:paraId="5F42AB53" w14:textId="54C532DD" w:rsidR="00FF6854" w:rsidRPr="008249C8" w:rsidRDefault="00FF6854" w:rsidP="00DE745D">
      <w:pPr>
        <w:pStyle w:val="ListParagraph"/>
        <w:numPr>
          <w:ilvl w:val="0"/>
          <w:numId w:val="19"/>
        </w:numPr>
      </w:pPr>
      <w:r w:rsidRPr="008249C8">
        <w:t xml:space="preserve">Return back to the "Import &amp; Export" page, and then, under </w:t>
      </w:r>
      <w:r>
        <w:t>Services</w:t>
      </w:r>
      <w:r w:rsidRPr="008249C8">
        <w:t>, click "Import"</w:t>
      </w:r>
    </w:p>
    <w:p w14:paraId="1BB384DE" w14:textId="2C3D389B" w:rsidR="00FF6854" w:rsidRDefault="00FF6854" w:rsidP="00DE745D">
      <w:pPr>
        <w:pStyle w:val="ListParagraph"/>
        <w:numPr>
          <w:ilvl w:val="0"/>
          <w:numId w:val="19"/>
        </w:numPr>
      </w:pPr>
      <w:r w:rsidRPr="008249C8">
        <w:t>Select the file you just uploaded, and click "Next". Once the file validates, click "Import"</w:t>
      </w:r>
    </w:p>
    <w:p w14:paraId="72526430" w14:textId="77777777" w:rsidR="00981D8E" w:rsidRPr="00581992" w:rsidRDefault="00981D8E" w:rsidP="00581992">
      <w:pPr>
        <w:pStyle w:val="NoSpacing"/>
      </w:pPr>
      <w:bookmarkStart w:id="18" w:name="_Toc469044337"/>
    </w:p>
    <w:p w14:paraId="3D74BCC3" w14:textId="17856AB0" w:rsidR="008249C8" w:rsidRDefault="008249C8" w:rsidP="007224AA">
      <w:pPr>
        <w:pStyle w:val="Heading4"/>
        <w:ind w:firstLine="0"/>
      </w:pPr>
      <w:proofErr w:type="spellStart"/>
      <w:r w:rsidRPr="008249C8">
        <w:t>TurnTo</w:t>
      </w:r>
      <w:proofErr w:type="spellEnd"/>
      <w:r w:rsidRPr="008249C8">
        <w:t xml:space="preserve"> General Settings</w:t>
      </w:r>
      <w:bookmarkEnd w:id="18"/>
    </w:p>
    <w:p w14:paraId="2846D2E4" w14:textId="77777777" w:rsidR="00DD7776" w:rsidRDefault="00DD7776" w:rsidP="008C444B">
      <w:pPr>
        <w:pStyle w:val="NoSpacing"/>
        <w:jc w:val="center"/>
      </w:pPr>
    </w:p>
    <w:p w14:paraId="2C64F2B6" w14:textId="600F860A" w:rsidR="008C444B" w:rsidRDefault="00D92400" w:rsidP="00EE1AC3">
      <w:pPr>
        <w:pStyle w:val="NoSpacing"/>
      </w:pPr>
      <w:del w:id="19" w:author="user" w:date="2019-05-30T13:04:00Z">
        <w:r w:rsidDel="008045B4">
          <w:rPr>
            <w:noProof/>
          </w:rPr>
          <w:lastRenderedPageBreak/>
          <w:drawing>
            <wp:inline distT="0" distB="0" distL="0" distR="0" wp14:anchorId="40D71493" wp14:editId="6552749F">
              <wp:extent cx="4855538" cy="2788766"/>
              <wp:effectExtent l="0" t="0" r="0" b="5715"/>
              <wp:docPr id="7" name="Picture 7" descr="Macintosh HD:Users:ssoifert:Desktop:Screen Shot 2019-03-07 at 1.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oifert:Desktop:Screen Shot 2019-03-07 at 1.03.4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356" cy="2789236"/>
                      </a:xfrm>
                      <a:prstGeom prst="rect">
                        <a:avLst/>
                      </a:prstGeom>
                      <a:noFill/>
                      <a:ln>
                        <a:noFill/>
                      </a:ln>
                    </pic:spPr>
                  </pic:pic>
                </a:graphicData>
              </a:graphic>
            </wp:inline>
          </w:drawing>
        </w:r>
      </w:del>
      <w:ins w:id="20" w:author="user" w:date="2019-05-30T13:04:00Z">
        <w:r w:rsidR="008045B4">
          <w:rPr>
            <w:noProof/>
          </w:rPr>
          <w:drawing>
            <wp:inline distT="0" distB="0" distL="0" distR="0" wp14:anchorId="531BEBCF" wp14:editId="4DEEDFE0">
              <wp:extent cx="5934075" cy="2647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ins>
    </w:p>
    <w:p w14:paraId="52EEEBFF" w14:textId="77777777" w:rsidR="008045B4" w:rsidRDefault="008045B4" w:rsidP="00DD7776">
      <w:pPr>
        <w:pStyle w:val="NoSpacing"/>
        <w:rPr>
          <w:ins w:id="21" w:author="user" w:date="2019-05-30T13:04:00Z"/>
          <w:rFonts w:ascii="Helvetica" w:hAnsi="Helvetica"/>
          <w:b/>
          <w:sz w:val="28"/>
          <w:szCs w:val="28"/>
        </w:rPr>
      </w:pPr>
    </w:p>
    <w:p w14:paraId="09DA05EE" w14:textId="745A9ABB" w:rsidR="00DD7776" w:rsidRPr="0045152F" w:rsidRDefault="003F67FD" w:rsidP="00DD7776">
      <w:pPr>
        <w:pStyle w:val="NoSpacing"/>
        <w:rPr>
          <w:rFonts w:ascii="Helvetica" w:hAnsi="Helvetica"/>
          <w:b/>
          <w:sz w:val="28"/>
          <w:szCs w:val="28"/>
        </w:rPr>
      </w:pPr>
      <w:r w:rsidRPr="0045152F">
        <w:rPr>
          <w:rFonts w:ascii="Helvetica" w:hAnsi="Helvetica"/>
          <w:b/>
          <w:sz w:val="28"/>
          <w:szCs w:val="28"/>
        </w:rPr>
        <w:t>NOTE</w:t>
      </w:r>
      <w:r w:rsidR="00DD7776" w:rsidRPr="0045152F">
        <w:rPr>
          <w:rFonts w:ascii="Helvetica" w:hAnsi="Helvetica"/>
          <w:b/>
          <w:sz w:val="28"/>
          <w:szCs w:val="28"/>
        </w:rPr>
        <w:t xml:space="preserve">: Notice localized variables </w:t>
      </w:r>
      <w:proofErr w:type="spellStart"/>
      <w:r w:rsidR="00DD7776" w:rsidRPr="0045152F">
        <w:rPr>
          <w:rFonts w:ascii="Helvetica" w:hAnsi="Helvetica"/>
          <w:b/>
          <w:sz w:val="28"/>
          <w:szCs w:val="28"/>
        </w:rPr>
        <w:t>auth</w:t>
      </w:r>
      <w:proofErr w:type="spellEnd"/>
      <w:r w:rsidR="00DD7776" w:rsidRPr="0045152F">
        <w:rPr>
          <w:rFonts w:ascii="Helvetica" w:hAnsi="Helvetica"/>
          <w:b/>
          <w:sz w:val="28"/>
          <w:szCs w:val="28"/>
        </w:rPr>
        <w:t xml:space="preserve"> and site key and mobile landing title.</w:t>
      </w:r>
    </w:p>
    <w:p w14:paraId="6E32B9D8" w14:textId="77777777" w:rsidR="008C444B" w:rsidRPr="008C444B" w:rsidRDefault="008C444B" w:rsidP="008C444B">
      <w:pPr>
        <w:pStyle w:val="NoSpacing"/>
      </w:pPr>
    </w:p>
    <w:p w14:paraId="427A4F3E" w14:textId="5947E1EC" w:rsidR="008249C8" w:rsidRPr="008249C8" w:rsidRDefault="008249C8" w:rsidP="001F4977">
      <w:pPr>
        <w:pStyle w:val="ListParagraph"/>
        <w:numPr>
          <w:ilvl w:val="0"/>
          <w:numId w:val="4"/>
        </w:numPr>
      </w:pPr>
      <w:r w:rsidRPr="008249C8">
        <w:t>In</w:t>
      </w:r>
      <w:r w:rsidR="00584BD0">
        <w:t xml:space="preserve"> </w:t>
      </w:r>
      <w:r w:rsidRPr="008249C8">
        <w:t>Business Manager, click "Custom Preferences" in the Merchant Tools section, under Site Preferences</w:t>
      </w:r>
    </w:p>
    <w:p w14:paraId="693EE586" w14:textId="71918D61" w:rsidR="008249C8" w:rsidRPr="008249C8" w:rsidRDefault="008249C8" w:rsidP="001F4977">
      <w:pPr>
        <w:pStyle w:val="ListParagraph"/>
        <w:numPr>
          <w:ilvl w:val="0"/>
          <w:numId w:val="4"/>
        </w:numPr>
      </w:pPr>
      <w:r w:rsidRPr="008249C8">
        <w:t>Click on "</w:t>
      </w:r>
      <w:proofErr w:type="spellStart"/>
      <w:r w:rsidRPr="008249C8">
        <w:t>TurnTo</w:t>
      </w:r>
      <w:proofErr w:type="spellEnd"/>
      <w:r w:rsidRPr="008249C8">
        <w:t xml:space="preserve"> General Settings" and then fill out the following information (* means required):</w:t>
      </w:r>
    </w:p>
    <w:p w14:paraId="71F4C3A2" w14:textId="77777777" w:rsidR="00872AA6" w:rsidRDefault="008249C8" w:rsidP="00872AA6">
      <w:pPr>
        <w:pStyle w:val="ListParagraph"/>
        <w:numPr>
          <w:ilvl w:val="1"/>
          <w:numId w:val="4"/>
        </w:numPr>
        <w:rPr>
          <w:ins w:id="22" w:author="user" w:date="2019-05-30T13:10:00Z"/>
        </w:rPr>
      </w:pPr>
      <w:del w:id="23" w:author="user" w:date="2019-05-30T13:06:00Z">
        <w:r w:rsidRPr="008249C8" w:rsidDel="00872AA6">
          <w:delText>Auth Key</w:delText>
        </w:r>
      </w:del>
      <w:proofErr w:type="spellStart"/>
      <w:ins w:id="24" w:author="user" w:date="2019-05-30T13:06:00Z">
        <w:r w:rsidR="00872AA6" w:rsidRPr="00872AA6">
          <w:t>TurnToSiteAuthKeyJSON</w:t>
        </w:r>
      </w:ins>
      <w:proofErr w:type="spellEnd"/>
      <w:r w:rsidRPr="008249C8">
        <w:t xml:space="preserve">*: </w:t>
      </w:r>
      <w:del w:id="25" w:author="user" w:date="2019-05-30T13:06:00Z">
        <w:r w:rsidRPr="008249C8" w:rsidDel="00872AA6">
          <w:delText>&lt;YOUR AUTH KEY&gt;</w:delText>
        </w:r>
      </w:del>
      <w:ins w:id="26" w:author="user" w:date="2019-05-30T13:06:00Z">
        <w:r w:rsidR="00872AA6">
          <w:t>JSON with Site key</w:t>
        </w:r>
      </w:ins>
      <w:r w:rsidRPr="008249C8">
        <w:t xml:space="preserve"> (Your </w:t>
      </w:r>
      <w:proofErr w:type="spellStart"/>
      <w:r w:rsidRPr="008249C8">
        <w:t>Auth</w:t>
      </w:r>
      <w:proofErr w:type="spellEnd"/>
      <w:r w:rsidRPr="008249C8">
        <w:t xml:space="preserve"> </w:t>
      </w:r>
      <w:ins w:id="27" w:author="user" w:date="2019-05-30T13:07:00Z">
        <w:r w:rsidR="00872AA6">
          <w:t xml:space="preserve">and Site </w:t>
        </w:r>
      </w:ins>
      <w:r w:rsidRPr="008249C8">
        <w:t xml:space="preserve">Key will be provided by your </w:t>
      </w:r>
      <w:proofErr w:type="spellStart"/>
      <w:r w:rsidRPr="008249C8">
        <w:t>TurnTo</w:t>
      </w:r>
      <w:proofErr w:type="spellEnd"/>
      <w:r w:rsidRPr="008249C8">
        <w:t xml:space="preserve"> Customer Success Manager)</w:t>
      </w:r>
      <w:r w:rsidR="00C97BB0">
        <w:t xml:space="preserve"> </w:t>
      </w:r>
      <w:ins w:id="28" w:author="user" w:date="2019-05-30T13:07:00Z">
        <w:r w:rsidR="00872AA6">
          <w:t xml:space="preserve">and locales, </w:t>
        </w:r>
        <w:proofErr w:type="spellStart"/>
        <w:r w:rsidR="00872AA6">
          <w:t>auth</w:t>
        </w:r>
        <w:proofErr w:type="spellEnd"/>
        <w:r w:rsidR="00872AA6">
          <w:t xml:space="preserve"> and domain </w:t>
        </w:r>
        <w:r w:rsidR="00872AA6">
          <w:lastRenderedPageBreak/>
          <w:t xml:space="preserve">per each site </w:t>
        </w:r>
        <w:proofErr w:type="spellStart"/>
        <w:r w:rsidR="00872AA6">
          <w:t>key.</w:t>
        </w:r>
      </w:ins>
      <w:r w:rsidR="00C97BB0">
        <w:t>Must</w:t>
      </w:r>
      <w:proofErr w:type="spellEnd"/>
      <w:r w:rsidR="00C97BB0">
        <w:t xml:space="preserve"> be in the following format -&gt;</w:t>
      </w:r>
    </w:p>
    <w:p w14:paraId="3D78BFD3" w14:textId="0DEA5613" w:rsidR="00872AA6" w:rsidRPr="00872AA6" w:rsidRDefault="00872AA6">
      <w:pPr>
        <w:pStyle w:val="ListParagraph"/>
        <w:ind w:left="1440"/>
        <w:rPr>
          <w:ins w:id="29" w:author="user" w:date="2019-05-30T13:09:00Z"/>
          <w:sz w:val="20"/>
          <w:szCs w:val="20"/>
          <w:rPrChange w:id="30" w:author="user" w:date="2019-05-30T13:10:00Z">
            <w:rPr>
              <w:ins w:id="31" w:author="user" w:date="2019-05-30T13:09:00Z"/>
            </w:rPr>
          </w:rPrChange>
        </w:rPr>
        <w:pPrChange w:id="32" w:author="user" w:date="2019-05-30T13:10:00Z">
          <w:pPr>
            <w:pStyle w:val="ListParagraph"/>
            <w:numPr>
              <w:ilvl w:val="1"/>
              <w:numId w:val="4"/>
            </w:numPr>
            <w:ind w:left="1440" w:hanging="360"/>
          </w:pPr>
        </w:pPrChange>
      </w:pPr>
      <w:ins w:id="33" w:author="user" w:date="2019-05-30T13:09:00Z">
        <w:r w:rsidRPr="00872AA6">
          <w:rPr>
            <w:sz w:val="20"/>
            <w:szCs w:val="20"/>
            <w:rPrChange w:id="34" w:author="user" w:date="2019-05-30T13:10:00Z">
              <w:rPr/>
            </w:rPrChange>
          </w:rPr>
          <w:t>{</w:t>
        </w:r>
      </w:ins>
    </w:p>
    <w:p w14:paraId="5C63E920" w14:textId="5033A95B" w:rsidR="00872AA6" w:rsidRPr="00872AA6" w:rsidRDefault="00872AA6">
      <w:pPr>
        <w:pStyle w:val="ListParagraph"/>
        <w:ind w:left="1440" w:firstLine="720"/>
        <w:rPr>
          <w:ins w:id="35" w:author="user" w:date="2019-05-30T13:09:00Z"/>
          <w:sz w:val="20"/>
          <w:szCs w:val="20"/>
          <w:rPrChange w:id="36" w:author="user" w:date="2019-05-30T13:10:00Z">
            <w:rPr>
              <w:ins w:id="37" w:author="user" w:date="2019-05-30T13:09:00Z"/>
            </w:rPr>
          </w:rPrChange>
        </w:rPr>
        <w:pPrChange w:id="38" w:author="user" w:date="2019-05-30T13:10:00Z">
          <w:pPr>
            <w:pStyle w:val="ListParagraph"/>
            <w:numPr>
              <w:ilvl w:val="1"/>
              <w:numId w:val="4"/>
            </w:numPr>
            <w:ind w:left="1440" w:hanging="360"/>
          </w:pPr>
        </w:pPrChange>
      </w:pPr>
      <w:ins w:id="39" w:author="user" w:date="2019-05-30T13:09:00Z">
        <w:r w:rsidRPr="00872AA6">
          <w:rPr>
            <w:sz w:val="20"/>
            <w:szCs w:val="20"/>
            <w:rPrChange w:id="40" w:author="user" w:date="2019-05-30T13:10:00Z">
              <w:rPr/>
            </w:rPrChange>
          </w:rPr>
          <w:t>"</w:t>
        </w:r>
        <w:proofErr w:type="spellStart"/>
        <w:proofErr w:type="gramStart"/>
        <w:r w:rsidRPr="00872AA6">
          <w:rPr>
            <w:sz w:val="20"/>
            <w:szCs w:val="20"/>
            <w:rPrChange w:id="41" w:author="user" w:date="2019-05-30T13:10:00Z">
              <w:rPr/>
            </w:rPrChange>
          </w:rPr>
          <w:t>siteKeyA</w:t>
        </w:r>
        <w:proofErr w:type="spellEnd"/>
        <w:proofErr w:type="gramEnd"/>
        <w:r w:rsidRPr="00872AA6">
          <w:rPr>
            <w:sz w:val="20"/>
            <w:szCs w:val="20"/>
            <w:rPrChange w:id="42" w:author="user" w:date="2019-05-30T13:10:00Z">
              <w:rPr/>
            </w:rPrChange>
          </w:rPr>
          <w:t>": {</w:t>
        </w:r>
      </w:ins>
    </w:p>
    <w:p w14:paraId="7FF36AE8" w14:textId="169C19F2" w:rsidR="00872AA6" w:rsidRPr="00872AA6" w:rsidRDefault="00872AA6">
      <w:pPr>
        <w:pStyle w:val="ListParagraph"/>
        <w:ind w:left="2160" w:firstLine="720"/>
        <w:rPr>
          <w:ins w:id="43" w:author="user" w:date="2019-05-30T13:09:00Z"/>
          <w:sz w:val="20"/>
          <w:szCs w:val="20"/>
          <w:rPrChange w:id="44" w:author="user" w:date="2019-05-30T13:10:00Z">
            <w:rPr>
              <w:ins w:id="45" w:author="user" w:date="2019-05-30T13:09:00Z"/>
            </w:rPr>
          </w:rPrChange>
        </w:rPr>
        <w:pPrChange w:id="46" w:author="user" w:date="2019-05-30T13:10:00Z">
          <w:pPr>
            <w:pStyle w:val="ListParagraph"/>
            <w:numPr>
              <w:ilvl w:val="1"/>
              <w:numId w:val="4"/>
            </w:numPr>
            <w:ind w:left="1440" w:hanging="360"/>
          </w:pPr>
        </w:pPrChange>
      </w:pPr>
      <w:ins w:id="47" w:author="user" w:date="2019-05-30T13:09:00Z">
        <w:r w:rsidRPr="00872AA6">
          <w:rPr>
            <w:sz w:val="20"/>
            <w:szCs w:val="20"/>
            <w:rPrChange w:id="48" w:author="user" w:date="2019-05-30T13:10:00Z">
              <w:rPr/>
            </w:rPrChange>
          </w:rPr>
          <w:t>"</w:t>
        </w:r>
        <w:proofErr w:type="gramStart"/>
        <w:r w:rsidRPr="00872AA6">
          <w:rPr>
            <w:sz w:val="20"/>
            <w:szCs w:val="20"/>
            <w:rPrChange w:id="49" w:author="user" w:date="2019-05-30T13:10:00Z">
              <w:rPr/>
            </w:rPrChange>
          </w:rPr>
          <w:t>locales</w:t>
        </w:r>
        <w:proofErr w:type="gramEnd"/>
        <w:r w:rsidRPr="00872AA6">
          <w:rPr>
            <w:sz w:val="20"/>
            <w:szCs w:val="20"/>
            <w:rPrChange w:id="50" w:author="user" w:date="2019-05-30T13:10:00Z">
              <w:rPr/>
            </w:rPrChange>
          </w:rPr>
          <w:t>": "</w:t>
        </w:r>
        <w:proofErr w:type="spellStart"/>
        <w:r w:rsidRPr="00872AA6">
          <w:rPr>
            <w:sz w:val="20"/>
            <w:szCs w:val="20"/>
            <w:rPrChange w:id="51" w:author="user" w:date="2019-05-30T13:10:00Z">
              <w:rPr/>
            </w:rPrChange>
          </w:rPr>
          <w:t>en_US,fr_FR</w:t>
        </w:r>
        <w:proofErr w:type="spellEnd"/>
        <w:r w:rsidRPr="00872AA6">
          <w:rPr>
            <w:sz w:val="20"/>
            <w:szCs w:val="20"/>
            <w:rPrChange w:id="52" w:author="user" w:date="2019-05-30T13:10:00Z">
              <w:rPr/>
            </w:rPrChange>
          </w:rPr>
          <w:t>",</w:t>
        </w:r>
      </w:ins>
    </w:p>
    <w:p w14:paraId="385930E8" w14:textId="6555185A" w:rsidR="00872AA6" w:rsidRPr="00872AA6" w:rsidRDefault="00872AA6">
      <w:pPr>
        <w:pStyle w:val="ListParagraph"/>
        <w:ind w:left="2160" w:firstLine="720"/>
        <w:rPr>
          <w:ins w:id="53" w:author="user" w:date="2019-05-30T13:09:00Z"/>
          <w:sz w:val="20"/>
          <w:szCs w:val="20"/>
          <w:rPrChange w:id="54" w:author="user" w:date="2019-05-30T13:10:00Z">
            <w:rPr>
              <w:ins w:id="55" w:author="user" w:date="2019-05-30T13:09:00Z"/>
            </w:rPr>
          </w:rPrChange>
        </w:rPr>
        <w:pPrChange w:id="56" w:author="user" w:date="2019-05-30T13:10:00Z">
          <w:pPr>
            <w:pStyle w:val="ListParagraph"/>
            <w:numPr>
              <w:ilvl w:val="1"/>
              <w:numId w:val="4"/>
            </w:numPr>
            <w:ind w:left="1440" w:hanging="360"/>
          </w:pPr>
        </w:pPrChange>
      </w:pPr>
      <w:ins w:id="57" w:author="user" w:date="2019-05-30T13:09:00Z">
        <w:r w:rsidRPr="00872AA6">
          <w:rPr>
            <w:sz w:val="20"/>
            <w:szCs w:val="20"/>
            <w:rPrChange w:id="58" w:author="user" w:date="2019-05-30T13:10:00Z">
              <w:rPr/>
            </w:rPrChange>
          </w:rPr>
          <w:t>"</w:t>
        </w:r>
        <w:proofErr w:type="gramStart"/>
        <w:r w:rsidRPr="00872AA6">
          <w:rPr>
            <w:sz w:val="20"/>
            <w:szCs w:val="20"/>
            <w:rPrChange w:id="59" w:author="user" w:date="2019-05-30T13:10:00Z">
              <w:rPr/>
            </w:rPrChange>
          </w:rPr>
          <w:t>domain</w:t>
        </w:r>
        <w:proofErr w:type="gramEnd"/>
        <w:r w:rsidRPr="00872AA6">
          <w:rPr>
            <w:sz w:val="20"/>
            <w:szCs w:val="20"/>
            <w:rPrChange w:id="60" w:author="user" w:date="2019-05-30T13:10:00Z">
              <w:rPr/>
            </w:rPrChange>
          </w:rPr>
          <w:t>": "domain",</w:t>
        </w:r>
      </w:ins>
    </w:p>
    <w:p w14:paraId="50B5FA0A" w14:textId="2C3FB2EB" w:rsidR="00872AA6" w:rsidRPr="00872AA6" w:rsidRDefault="00872AA6">
      <w:pPr>
        <w:pStyle w:val="ListParagraph"/>
        <w:ind w:left="2160" w:firstLine="720"/>
        <w:rPr>
          <w:ins w:id="61" w:author="user" w:date="2019-05-30T13:09:00Z"/>
          <w:sz w:val="20"/>
          <w:szCs w:val="20"/>
          <w:rPrChange w:id="62" w:author="user" w:date="2019-05-30T13:10:00Z">
            <w:rPr>
              <w:ins w:id="63" w:author="user" w:date="2019-05-30T13:09:00Z"/>
            </w:rPr>
          </w:rPrChange>
        </w:rPr>
        <w:pPrChange w:id="64" w:author="user" w:date="2019-05-30T13:10:00Z">
          <w:pPr>
            <w:pStyle w:val="ListParagraph"/>
            <w:numPr>
              <w:ilvl w:val="1"/>
              <w:numId w:val="4"/>
            </w:numPr>
            <w:ind w:left="1440" w:hanging="360"/>
          </w:pPr>
        </w:pPrChange>
      </w:pPr>
      <w:ins w:id="65" w:author="user" w:date="2019-05-30T13:09:00Z">
        <w:r w:rsidRPr="00872AA6">
          <w:rPr>
            <w:sz w:val="20"/>
            <w:szCs w:val="20"/>
            <w:rPrChange w:id="66" w:author="user" w:date="2019-05-30T13:10:00Z">
              <w:rPr/>
            </w:rPrChange>
          </w:rPr>
          <w:t>"</w:t>
        </w:r>
        <w:proofErr w:type="spellStart"/>
        <w:proofErr w:type="gramStart"/>
        <w:r w:rsidRPr="00872AA6">
          <w:rPr>
            <w:sz w:val="20"/>
            <w:szCs w:val="20"/>
            <w:rPrChange w:id="67" w:author="user" w:date="2019-05-30T13:10:00Z">
              <w:rPr/>
            </w:rPrChange>
          </w:rPr>
          <w:t>authKey</w:t>
        </w:r>
        <w:proofErr w:type="spellEnd"/>
        <w:proofErr w:type="gramEnd"/>
        <w:r w:rsidRPr="00872AA6">
          <w:rPr>
            <w:sz w:val="20"/>
            <w:szCs w:val="20"/>
            <w:rPrChange w:id="68" w:author="user" w:date="2019-05-30T13:10:00Z">
              <w:rPr/>
            </w:rPrChange>
          </w:rPr>
          <w:t>": "</w:t>
        </w:r>
        <w:proofErr w:type="spellStart"/>
        <w:r w:rsidRPr="00872AA6">
          <w:rPr>
            <w:sz w:val="20"/>
            <w:szCs w:val="20"/>
            <w:rPrChange w:id="69" w:author="user" w:date="2019-05-30T13:10:00Z">
              <w:rPr/>
            </w:rPrChange>
          </w:rPr>
          <w:t>authKey</w:t>
        </w:r>
        <w:proofErr w:type="spellEnd"/>
        <w:r w:rsidRPr="00872AA6">
          <w:rPr>
            <w:sz w:val="20"/>
            <w:szCs w:val="20"/>
            <w:rPrChange w:id="70" w:author="user" w:date="2019-05-30T13:10:00Z">
              <w:rPr/>
            </w:rPrChange>
          </w:rPr>
          <w:t>"</w:t>
        </w:r>
      </w:ins>
    </w:p>
    <w:p w14:paraId="70462F97" w14:textId="22BFB046" w:rsidR="00872AA6" w:rsidRPr="00872AA6" w:rsidRDefault="00872AA6">
      <w:pPr>
        <w:pStyle w:val="ListParagraph"/>
        <w:ind w:left="1440" w:firstLine="720"/>
        <w:rPr>
          <w:ins w:id="71" w:author="user" w:date="2019-05-30T13:09:00Z"/>
          <w:sz w:val="20"/>
          <w:szCs w:val="20"/>
          <w:rPrChange w:id="72" w:author="user" w:date="2019-05-30T13:10:00Z">
            <w:rPr>
              <w:ins w:id="73" w:author="user" w:date="2019-05-30T13:09:00Z"/>
            </w:rPr>
          </w:rPrChange>
        </w:rPr>
        <w:pPrChange w:id="74" w:author="user" w:date="2019-05-30T13:10:00Z">
          <w:pPr>
            <w:pStyle w:val="ListParagraph"/>
            <w:numPr>
              <w:ilvl w:val="1"/>
              <w:numId w:val="4"/>
            </w:numPr>
            <w:ind w:left="1440" w:hanging="360"/>
          </w:pPr>
        </w:pPrChange>
      </w:pPr>
      <w:ins w:id="75" w:author="user" w:date="2019-05-30T13:09:00Z">
        <w:r w:rsidRPr="00872AA6">
          <w:rPr>
            <w:sz w:val="20"/>
            <w:szCs w:val="20"/>
            <w:rPrChange w:id="76" w:author="user" w:date="2019-05-30T13:10:00Z">
              <w:rPr/>
            </w:rPrChange>
          </w:rPr>
          <w:t>},</w:t>
        </w:r>
      </w:ins>
    </w:p>
    <w:p w14:paraId="4F9CAB84" w14:textId="2EDA2B2C" w:rsidR="00872AA6" w:rsidRPr="00872AA6" w:rsidRDefault="00872AA6">
      <w:pPr>
        <w:pStyle w:val="ListParagraph"/>
        <w:ind w:left="1440" w:firstLine="720"/>
        <w:rPr>
          <w:ins w:id="77" w:author="user" w:date="2019-05-30T13:09:00Z"/>
          <w:sz w:val="20"/>
          <w:szCs w:val="20"/>
          <w:rPrChange w:id="78" w:author="user" w:date="2019-05-30T13:10:00Z">
            <w:rPr>
              <w:ins w:id="79" w:author="user" w:date="2019-05-30T13:09:00Z"/>
            </w:rPr>
          </w:rPrChange>
        </w:rPr>
        <w:pPrChange w:id="80" w:author="user" w:date="2019-05-30T13:10:00Z">
          <w:pPr>
            <w:pStyle w:val="ListParagraph"/>
            <w:numPr>
              <w:ilvl w:val="1"/>
              <w:numId w:val="4"/>
            </w:numPr>
            <w:ind w:left="1440" w:hanging="360"/>
          </w:pPr>
        </w:pPrChange>
      </w:pPr>
      <w:ins w:id="81" w:author="user" w:date="2019-05-30T13:09:00Z">
        <w:r w:rsidRPr="00872AA6">
          <w:rPr>
            <w:sz w:val="20"/>
            <w:szCs w:val="20"/>
            <w:rPrChange w:id="82" w:author="user" w:date="2019-05-30T13:10:00Z">
              <w:rPr/>
            </w:rPrChange>
          </w:rPr>
          <w:t>"</w:t>
        </w:r>
        <w:proofErr w:type="spellStart"/>
        <w:proofErr w:type="gramStart"/>
        <w:r w:rsidRPr="00872AA6">
          <w:rPr>
            <w:sz w:val="20"/>
            <w:szCs w:val="20"/>
            <w:rPrChange w:id="83" w:author="user" w:date="2019-05-30T13:10:00Z">
              <w:rPr/>
            </w:rPrChange>
          </w:rPr>
          <w:t>siteKeyB</w:t>
        </w:r>
        <w:proofErr w:type="spellEnd"/>
        <w:proofErr w:type="gramEnd"/>
        <w:r w:rsidRPr="00872AA6">
          <w:rPr>
            <w:sz w:val="20"/>
            <w:szCs w:val="20"/>
            <w:rPrChange w:id="84" w:author="user" w:date="2019-05-30T13:10:00Z">
              <w:rPr/>
            </w:rPrChange>
          </w:rPr>
          <w:t>": {</w:t>
        </w:r>
      </w:ins>
    </w:p>
    <w:p w14:paraId="486CC3F0" w14:textId="422A560D" w:rsidR="00872AA6" w:rsidRPr="00872AA6" w:rsidRDefault="00872AA6">
      <w:pPr>
        <w:pStyle w:val="ListParagraph"/>
        <w:ind w:left="2160" w:firstLine="720"/>
        <w:rPr>
          <w:ins w:id="85" w:author="user" w:date="2019-05-30T13:09:00Z"/>
          <w:sz w:val="20"/>
          <w:szCs w:val="20"/>
          <w:rPrChange w:id="86" w:author="user" w:date="2019-05-30T13:10:00Z">
            <w:rPr>
              <w:ins w:id="87" w:author="user" w:date="2019-05-30T13:09:00Z"/>
            </w:rPr>
          </w:rPrChange>
        </w:rPr>
        <w:pPrChange w:id="88" w:author="user" w:date="2019-05-30T13:10:00Z">
          <w:pPr>
            <w:pStyle w:val="ListParagraph"/>
            <w:numPr>
              <w:ilvl w:val="1"/>
              <w:numId w:val="4"/>
            </w:numPr>
            <w:ind w:left="1440" w:hanging="360"/>
          </w:pPr>
        </w:pPrChange>
      </w:pPr>
      <w:ins w:id="89" w:author="user" w:date="2019-05-30T13:09:00Z">
        <w:r w:rsidRPr="00872AA6">
          <w:rPr>
            <w:sz w:val="20"/>
            <w:szCs w:val="20"/>
            <w:rPrChange w:id="90" w:author="user" w:date="2019-05-30T13:10:00Z">
              <w:rPr/>
            </w:rPrChange>
          </w:rPr>
          <w:t>"</w:t>
        </w:r>
        <w:proofErr w:type="gramStart"/>
        <w:r w:rsidRPr="00872AA6">
          <w:rPr>
            <w:sz w:val="20"/>
            <w:szCs w:val="20"/>
            <w:rPrChange w:id="91" w:author="user" w:date="2019-05-30T13:10:00Z">
              <w:rPr/>
            </w:rPrChange>
          </w:rPr>
          <w:t>locales</w:t>
        </w:r>
        <w:proofErr w:type="gramEnd"/>
        <w:r w:rsidRPr="00872AA6">
          <w:rPr>
            <w:sz w:val="20"/>
            <w:szCs w:val="20"/>
            <w:rPrChange w:id="92" w:author="user" w:date="2019-05-30T13:10:00Z">
              <w:rPr/>
            </w:rPrChange>
          </w:rPr>
          <w:t>": "</w:t>
        </w:r>
        <w:proofErr w:type="spellStart"/>
        <w:r w:rsidRPr="00872AA6">
          <w:rPr>
            <w:sz w:val="20"/>
            <w:szCs w:val="20"/>
            <w:rPrChange w:id="93" w:author="user" w:date="2019-05-30T13:10:00Z">
              <w:rPr/>
            </w:rPrChange>
          </w:rPr>
          <w:t>en_US,fr_FR</w:t>
        </w:r>
        <w:proofErr w:type="spellEnd"/>
        <w:r w:rsidRPr="00872AA6">
          <w:rPr>
            <w:sz w:val="20"/>
            <w:szCs w:val="20"/>
            <w:rPrChange w:id="94" w:author="user" w:date="2019-05-30T13:10:00Z">
              <w:rPr/>
            </w:rPrChange>
          </w:rPr>
          <w:t>",</w:t>
        </w:r>
      </w:ins>
    </w:p>
    <w:p w14:paraId="0FA5B7FD" w14:textId="00B9DCAA" w:rsidR="00872AA6" w:rsidRPr="00872AA6" w:rsidRDefault="00872AA6">
      <w:pPr>
        <w:pStyle w:val="ListParagraph"/>
        <w:ind w:left="2160" w:firstLine="720"/>
        <w:rPr>
          <w:ins w:id="95" w:author="user" w:date="2019-05-30T13:09:00Z"/>
          <w:sz w:val="20"/>
          <w:szCs w:val="20"/>
          <w:rPrChange w:id="96" w:author="user" w:date="2019-05-30T13:10:00Z">
            <w:rPr>
              <w:ins w:id="97" w:author="user" w:date="2019-05-30T13:09:00Z"/>
            </w:rPr>
          </w:rPrChange>
        </w:rPr>
        <w:pPrChange w:id="98" w:author="user" w:date="2019-05-30T13:10:00Z">
          <w:pPr>
            <w:pStyle w:val="ListParagraph"/>
            <w:numPr>
              <w:ilvl w:val="1"/>
              <w:numId w:val="4"/>
            </w:numPr>
            <w:ind w:left="1440" w:hanging="360"/>
          </w:pPr>
        </w:pPrChange>
      </w:pPr>
      <w:ins w:id="99" w:author="user" w:date="2019-05-30T13:09:00Z">
        <w:r w:rsidRPr="00872AA6">
          <w:rPr>
            <w:sz w:val="20"/>
            <w:szCs w:val="20"/>
            <w:rPrChange w:id="100" w:author="user" w:date="2019-05-30T13:10:00Z">
              <w:rPr/>
            </w:rPrChange>
          </w:rPr>
          <w:t>"</w:t>
        </w:r>
        <w:proofErr w:type="gramStart"/>
        <w:r w:rsidRPr="00872AA6">
          <w:rPr>
            <w:sz w:val="20"/>
            <w:szCs w:val="20"/>
            <w:rPrChange w:id="101" w:author="user" w:date="2019-05-30T13:10:00Z">
              <w:rPr/>
            </w:rPrChange>
          </w:rPr>
          <w:t>domain</w:t>
        </w:r>
        <w:proofErr w:type="gramEnd"/>
        <w:r w:rsidRPr="00872AA6">
          <w:rPr>
            <w:sz w:val="20"/>
            <w:szCs w:val="20"/>
            <w:rPrChange w:id="102" w:author="user" w:date="2019-05-30T13:10:00Z">
              <w:rPr/>
            </w:rPrChange>
          </w:rPr>
          <w:t>": "</w:t>
        </w:r>
        <w:proofErr w:type="spellStart"/>
        <w:r w:rsidRPr="00872AA6">
          <w:rPr>
            <w:sz w:val="20"/>
            <w:szCs w:val="20"/>
            <w:rPrChange w:id="103" w:author="user" w:date="2019-05-30T13:10:00Z">
              <w:rPr/>
            </w:rPrChange>
          </w:rPr>
          <w:t>domainEU</w:t>
        </w:r>
        <w:proofErr w:type="spellEnd"/>
        <w:r w:rsidRPr="00872AA6">
          <w:rPr>
            <w:sz w:val="20"/>
            <w:szCs w:val="20"/>
            <w:rPrChange w:id="104" w:author="user" w:date="2019-05-30T13:10:00Z">
              <w:rPr/>
            </w:rPrChange>
          </w:rPr>
          <w:t>",</w:t>
        </w:r>
      </w:ins>
    </w:p>
    <w:p w14:paraId="63902AAB" w14:textId="0EF3705F" w:rsidR="00872AA6" w:rsidRPr="00872AA6" w:rsidRDefault="00872AA6">
      <w:pPr>
        <w:pStyle w:val="ListParagraph"/>
        <w:ind w:left="2160" w:firstLine="720"/>
        <w:rPr>
          <w:ins w:id="105" w:author="user" w:date="2019-05-30T13:09:00Z"/>
          <w:sz w:val="20"/>
          <w:szCs w:val="20"/>
          <w:rPrChange w:id="106" w:author="user" w:date="2019-05-30T13:10:00Z">
            <w:rPr>
              <w:ins w:id="107" w:author="user" w:date="2019-05-30T13:09:00Z"/>
            </w:rPr>
          </w:rPrChange>
        </w:rPr>
        <w:pPrChange w:id="108" w:author="user" w:date="2019-05-30T13:10:00Z">
          <w:pPr>
            <w:pStyle w:val="ListParagraph"/>
            <w:numPr>
              <w:ilvl w:val="1"/>
              <w:numId w:val="4"/>
            </w:numPr>
            <w:ind w:left="1440" w:hanging="360"/>
          </w:pPr>
        </w:pPrChange>
      </w:pPr>
      <w:ins w:id="109" w:author="user" w:date="2019-05-30T13:09:00Z">
        <w:r w:rsidRPr="00872AA6">
          <w:rPr>
            <w:sz w:val="20"/>
            <w:szCs w:val="20"/>
            <w:rPrChange w:id="110" w:author="user" w:date="2019-05-30T13:10:00Z">
              <w:rPr/>
            </w:rPrChange>
          </w:rPr>
          <w:t>"</w:t>
        </w:r>
        <w:proofErr w:type="spellStart"/>
        <w:proofErr w:type="gramStart"/>
        <w:r w:rsidRPr="00872AA6">
          <w:rPr>
            <w:sz w:val="20"/>
            <w:szCs w:val="20"/>
            <w:rPrChange w:id="111" w:author="user" w:date="2019-05-30T13:10:00Z">
              <w:rPr/>
            </w:rPrChange>
          </w:rPr>
          <w:t>authKey</w:t>
        </w:r>
        <w:proofErr w:type="spellEnd"/>
        <w:proofErr w:type="gramEnd"/>
        <w:r w:rsidRPr="00872AA6">
          <w:rPr>
            <w:sz w:val="20"/>
            <w:szCs w:val="20"/>
            <w:rPrChange w:id="112" w:author="user" w:date="2019-05-30T13:10:00Z">
              <w:rPr/>
            </w:rPrChange>
          </w:rPr>
          <w:t>": "</w:t>
        </w:r>
        <w:proofErr w:type="spellStart"/>
        <w:r w:rsidRPr="00872AA6">
          <w:rPr>
            <w:sz w:val="20"/>
            <w:szCs w:val="20"/>
            <w:rPrChange w:id="113" w:author="user" w:date="2019-05-30T13:10:00Z">
              <w:rPr/>
            </w:rPrChange>
          </w:rPr>
          <w:t>authKey</w:t>
        </w:r>
        <w:proofErr w:type="spellEnd"/>
        <w:r w:rsidRPr="00872AA6">
          <w:rPr>
            <w:sz w:val="20"/>
            <w:szCs w:val="20"/>
            <w:rPrChange w:id="114" w:author="user" w:date="2019-05-30T13:10:00Z">
              <w:rPr/>
            </w:rPrChange>
          </w:rPr>
          <w:t>"</w:t>
        </w:r>
      </w:ins>
    </w:p>
    <w:p w14:paraId="0F2EB534" w14:textId="77777777" w:rsidR="00872AA6" w:rsidRPr="00872AA6" w:rsidRDefault="00872AA6">
      <w:pPr>
        <w:pStyle w:val="ListParagraph"/>
        <w:ind w:left="1440" w:firstLine="720"/>
        <w:rPr>
          <w:ins w:id="115" w:author="user" w:date="2019-05-30T13:10:00Z"/>
          <w:sz w:val="20"/>
          <w:szCs w:val="20"/>
          <w:rPrChange w:id="116" w:author="user" w:date="2019-05-30T13:10:00Z">
            <w:rPr>
              <w:ins w:id="117" w:author="user" w:date="2019-05-30T13:10:00Z"/>
            </w:rPr>
          </w:rPrChange>
        </w:rPr>
        <w:pPrChange w:id="118" w:author="user" w:date="2019-05-30T13:10:00Z">
          <w:pPr>
            <w:pStyle w:val="ListParagraph"/>
            <w:ind w:left="1440"/>
          </w:pPr>
        </w:pPrChange>
      </w:pPr>
      <w:ins w:id="119" w:author="user" w:date="2019-05-30T13:09:00Z">
        <w:r w:rsidRPr="00872AA6">
          <w:rPr>
            <w:sz w:val="20"/>
            <w:szCs w:val="20"/>
            <w:rPrChange w:id="120" w:author="user" w:date="2019-05-30T13:10:00Z">
              <w:rPr/>
            </w:rPrChange>
          </w:rPr>
          <w:t>}</w:t>
        </w:r>
      </w:ins>
    </w:p>
    <w:p w14:paraId="2CF82404" w14:textId="16211BA8" w:rsidR="008249C8" w:rsidRDefault="00872AA6">
      <w:pPr>
        <w:pStyle w:val="ListParagraph"/>
        <w:ind w:left="1440"/>
        <w:pPrChange w:id="121" w:author="user" w:date="2019-05-30T13:09:00Z">
          <w:pPr>
            <w:pStyle w:val="ListParagraph"/>
            <w:numPr>
              <w:ilvl w:val="1"/>
              <w:numId w:val="4"/>
            </w:numPr>
            <w:ind w:left="1440" w:hanging="360"/>
          </w:pPr>
        </w:pPrChange>
      </w:pPr>
      <w:ins w:id="122" w:author="user" w:date="2019-05-30T13:09:00Z">
        <w:r w:rsidRPr="00872AA6">
          <w:rPr>
            <w:sz w:val="20"/>
            <w:szCs w:val="20"/>
            <w:rPrChange w:id="123" w:author="user" w:date="2019-05-30T13:10:00Z">
              <w:rPr/>
            </w:rPrChange>
          </w:rPr>
          <w:t>}</w:t>
        </w:r>
      </w:ins>
      <w:del w:id="124" w:author="user" w:date="2019-05-30T13:07:00Z">
        <w:r w:rsidR="00C97BB0" w:rsidDel="00872AA6">
          <w:delText xml:space="preserve"> [locale]:[auth_key</w:delText>
        </w:r>
      </w:del>
      <w:del w:id="125" w:author="user" w:date="2019-05-30T13:09:00Z">
        <w:r w:rsidR="00C97BB0" w:rsidDel="00872AA6">
          <w:delText>]</w:delText>
        </w:r>
      </w:del>
      <w:del w:id="126" w:author="user" w:date="2019-05-27T15:56:00Z">
        <w:r w:rsidR="00C97BB0" w:rsidDel="00F6218F">
          <w:delText xml:space="preserve"> </w:delText>
        </w:r>
      </w:del>
    </w:p>
    <w:p w14:paraId="48BF0F83" w14:textId="757C0262" w:rsidR="00F565AF" w:rsidDel="00872AA6" w:rsidRDefault="00C97BB0" w:rsidP="000C04CC">
      <w:pPr>
        <w:pStyle w:val="ListParagraph"/>
        <w:numPr>
          <w:ilvl w:val="1"/>
          <w:numId w:val="4"/>
        </w:numPr>
        <w:rPr>
          <w:del w:id="127" w:author="user" w:date="2019-05-30T13:06:00Z"/>
        </w:rPr>
      </w:pPr>
      <w:del w:id="128" w:author="user" w:date="2019-05-30T13:06:00Z">
        <w:r w:rsidRPr="008249C8" w:rsidDel="00872AA6">
          <w:delText>Site Key*: &lt;YOUR SITE KEY&gt; (Your Site Key will be provided by your TurnTo Customer Success Manager)</w:delText>
        </w:r>
        <w:r w:rsidDel="00872AA6">
          <w:delText xml:space="preserve"> Must be in the following format -&gt; [locale]:[site_key]</w:delText>
        </w:r>
      </w:del>
    </w:p>
    <w:p w14:paraId="5151A3FD" w14:textId="182ADA16" w:rsidR="00F565AF" w:rsidRPr="008249C8" w:rsidRDefault="00F565AF" w:rsidP="001F4977">
      <w:pPr>
        <w:pStyle w:val="ListParagraph"/>
        <w:numPr>
          <w:ilvl w:val="1"/>
          <w:numId w:val="4"/>
        </w:numPr>
      </w:pPr>
      <w:r w:rsidRPr="008249C8">
        <w:t>Static URL: default is "</w:t>
      </w:r>
      <w:hyperlink r:id="rId16" w:history="1">
        <w:r w:rsidRPr="008249C8">
          <w:t>static.www.turnto.com</w:t>
        </w:r>
      </w:hyperlink>
      <w:r w:rsidRPr="008249C8">
        <w:t>" (</w:t>
      </w:r>
      <w:r w:rsidR="003F67FD" w:rsidRPr="00215933">
        <w:rPr>
          <w:b/>
        </w:rPr>
        <w:t>NOTE</w:t>
      </w:r>
      <w:r w:rsidRPr="00215933">
        <w:rPr>
          <w:b/>
        </w:rPr>
        <w:t>: no http:// or https:// or trailing slashes</w:t>
      </w:r>
      <w:r w:rsidRPr="008249C8">
        <w:t>)</w:t>
      </w:r>
    </w:p>
    <w:p w14:paraId="468A7B3B" w14:textId="436AA8AC" w:rsidR="008249C8" w:rsidRDefault="00F565AF" w:rsidP="00B567B7">
      <w:pPr>
        <w:pStyle w:val="ListParagraph"/>
        <w:numPr>
          <w:ilvl w:val="1"/>
          <w:numId w:val="4"/>
        </w:numPr>
      </w:pPr>
      <w:r w:rsidRPr="008249C8">
        <w:t>URL: default is "</w:t>
      </w:r>
      <w:hyperlink r:id="rId17" w:history="1">
        <w:r w:rsidRPr="008249C8">
          <w:t>www.turnto.com</w:t>
        </w:r>
      </w:hyperlink>
      <w:r w:rsidRPr="008249C8">
        <w:t>"</w:t>
      </w:r>
      <w:r w:rsidR="00584BD0">
        <w:t xml:space="preserve"> </w:t>
      </w:r>
      <w:r w:rsidRPr="008249C8">
        <w:t>(</w:t>
      </w:r>
      <w:r w:rsidR="003F67FD" w:rsidRPr="00215933">
        <w:rPr>
          <w:b/>
        </w:rPr>
        <w:t>NOTE</w:t>
      </w:r>
      <w:r w:rsidRPr="00215933">
        <w:rPr>
          <w:b/>
        </w:rPr>
        <w:t>: no http:// or https:// or trailing slashes</w:t>
      </w:r>
      <w:r w:rsidRPr="008249C8">
        <w:t>)</w:t>
      </w:r>
    </w:p>
    <w:p w14:paraId="49A20684" w14:textId="5C2B043C" w:rsidR="007C2EFC" w:rsidRPr="008249C8" w:rsidRDefault="007C2EFC" w:rsidP="000C04CC">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rsidR="00584BD0">
        <w:t xml:space="preserve"> </w:t>
      </w:r>
      <w:r>
        <w:t>Default is ‘No’</w:t>
      </w:r>
    </w:p>
    <w:p w14:paraId="18E1B614" w14:textId="77777777" w:rsidR="00DF0363" w:rsidRDefault="0008356D" w:rsidP="00966CE5">
      <w:pPr>
        <w:pStyle w:val="ListParagraph"/>
        <w:numPr>
          <w:ilvl w:val="0"/>
          <w:numId w:val="4"/>
        </w:numPr>
      </w:pPr>
      <w:r>
        <w:t>Click Apply</w:t>
      </w:r>
    </w:p>
    <w:p w14:paraId="03EB1CA4" w14:textId="6A8532F6" w:rsidR="0090396D" w:rsidRPr="0090396D" w:rsidRDefault="0090396D" w:rsidP="001B1A29">
      <w:pPr>
        <w:pStyle w:val="Heading4"/>
        <w:ind w:firstLine="0"/>
      </w:pPr>
      <w:bookmarkStart w:id="129" w:name="_Toc469044345"/>
      <w:proofErr w:type="spellStart"/>
      <w:r w:rsidRPr="0090396D">
        <w:t>TurnTo</w:t>
      </w:r>
      <w:proofErr w:type="spellEnd"/>
      <w:r w:rsidRPr="0090396D">
        <w:t xml:space="preserve"> </w:t>
      </w:r>
      <w:proofErr w:type="spellStart"/>
      <w:r w:rsidRPr="0090396D">
        <w:t>Javascript</w:t>
      </w:r>
      <w:proofErr w:type="spellEnd"/>
      <w:r w:rsidRPr="0090396D">
        <w:t xml:space="preserve"> Feed</w:t>
      </w:r>
      <w:bookmarkEnd w:id="129"/>
      <w:r w:rsidR="00306FC3">
        <w:t xml:space="preserve"> </w:t>
      </w:r>
    </w:p>
    <w:p w14:paraId="304AB78B" w14:textId="77777777" w:rsidR="0090396D" w:rsidRDefault="0090396D" w:rsidP="0090396D"/>
    <w:p w14:paraId="67A3F945" w14:textId="15100316" w:rsidR="005422A8" w:rsidRDefault="0090396D" w:rsidP="0090396D">
      <w:r w:rsidRPr="0090396D">
        <w:t>Purpose:</w:t>
      </w:r>
      <w:r w:rsidR="00584BD0">
        <w:t xml:space="preserve"> </w:t>
      </w:r>
      <w:r w:rsidRPr="0090396D">
        <w:t>Collects real-time order data on the order confirmation page</w:t>
      </w:r>
    </w:p>
    <w:p w14:paraId="3D7029B6" w14:textId="77777777" w:rsidR="0090396D" w:rsidRPr="0090396D" w:rsidRDefault="0090396D" w:rsidP="0090396D">
      <w:pPr>
        <w:pStyle w:val="NoSpacing"/>
      </w:pPr>
    </w:p>
    <w:p w14:paraId="08B9B0AC" w14:textId="3D03264E" w:rsidR="0090396D" w:rsidRPr="0090396D" w:rsidRDefault="0090396D" w:rsidP="00DE745D">
      <w:pPr>
        <w:pStyle w:val="ListParagraph"/>
        <w:numPr>
          <w:ilvl w:val="0"/>
          <w:numId w:val="5"/>
        </w:numPr>
      </w:pPr>
      <w:r w:rsidRPr="0090396D">
        <w:t>In</w:t>
      </w:r>
      <w:r w:rsidR="00584BD0">
        <w:t xml:space="preserve"> </w:t>
      </w:r>
      <w:r w:rsidRPr="0090396D">
        <w:t>Business Manager, click "Custom Preferences" in the Merchant Tools section, under Site Preferences</w:t>
      </w:r>
    </w:p>
    <w:p w14:paraId="56BB5D12" w14:textId="77777777" w:rsidR="0090396D" w:rsidRPr="0090396D" w:rsidRDefault="0090396D" w:rsidP="00DE745D">
      <w:pPr>
        <w:pStyle w:val="ListParagraph"/>
        <w:numPr>
          <w:ilvl w:val="0"/>
          <w:numId w:val="5"/>
        </w:numPr>
      </w:pPr>
      <w:r w:rsidRPr="0090396D">
        <w:t>Click on "</w:t>
      </w:r>
      <w:proofErr w:type="spellStart"/>
      <w:r w:rsidRPr="0090396D">
        <w:t>TurnTo</w:t>
      </w:r>
      <w:proofErr w:type="spellEnd"/>
      <w:r w:rsidRPr="0090396D">
        <w:t xml:space="preserve"> Feeds" and then fill out the following information:</w:t>
      </w:r>
      <w:r w:rsidRPr="0090396D">
        <w:br/>
      </w:r>
      <w:proofErr w:type="spellStart"/>
      <w:r w:rsidRPr="0090396D">
        <w:t>Javascript</w:t>
      </w:r>
      <w:proofErr w:type="spellEnd"/>
      <w:r w:rsidRPr="0090396D">
        <w:t xml:space="preserve"> Feed (on Order Confirmation): "Yes" if you want to enable the collection of real-time order data on the order confirmation page, "No" </w:t>
      </w:r>
      <w:r w:rsidRPr="0090396D">
        <w:lastRenderedPageBreak/>
        <w:t>otherwise</w:t>
      </w:r>
    </w:p>
    <w:p w14:paraId="60087C09" w14:textId="41A6BB3F" w:rsidR="004E72B4" w:rsidRPr="004E72B4" w:rsidRDefault="0090396D" w:rsidP="00DE745D">
      <w:pPr>
        <w:pStyle w:val="ListParagraph"/>
        <w:numPr>
          <w:ilvl w:val="0"/>
          <w:numId w:val="5"/>
        </w:numPr>
      </w:pPr>
      <w:r w:rsidRPr="0090396D">
        <w:t>Click Apply</w:t>
      </w:r>
    </w:p>
    <w:p w14:paraId="0F732BBC" w14:textId="10555A44" w:rsidR="0090396D" w:rsidRPr="0090396D" w:rsidRDefault="0090396D" w:rsidP="000E34E8">
      <w:pPr>
        <w:pStyle w:val="Heading4"/>
        <w:ind w:firstLine="0"/>
      </w:pPr>
      <w:bookmarkStart w:id="130" w:name="_Toc469044346"/>
      <w:r w:rsidRPr="0090396D">
        <w:rPr>
          <w:noProof/>
        </w:rPr>
        <mc:AlternateContent>
          <mc:Choice Requires="wpg">
            <w:drawing>
              <wp:anchor distT="0" distB="0" distL="114300" distR="114300" simplePos="0" relativeHeight="251660288"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0F3F4B0" id="Group 4" o:spid="_x0000_s1026" style="position:absolute;margin-left:22.3pt;margin-top:20.9pt;width:26.65pt;height:26.65pt;z-index:-25165619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19" o:title=""/>
                  </v:shape>
                </v:group>
                <w10:wrap anchorx="page" anchory="page"/>
              </v:group>
            </w:pict>
          </mc:Fallback>
        </mc:AlternateContent>
      </w:r>
      <w:proofErr w:type="spellStart"/>
      <w:r w:rsidRPr="0090396D">
        <w:t>TurnTo</w:t>
      </w:r>
      <w:proofErr w:type="spellEnd"/>
      <w:r w:rsidRPr="0090396D">
        <w:t xml:space="preserve"> Catalog Export Feed</w:t>
      </w:r>
      <w:bookmarkEnd w:id="130"/>
    </w:p>
    <w:p w14:paraId="1A57D3BA" w14:textId="77777777" w:rsidR="00463320" w:rsidRDefault="00463320" w:rsidP="0090396D"/>
    <w:p w14:paraId="1372D4DC" w14:textId="77777777" w:rsidR="007E54C0" w:rsidRDefault="0090396D" w:rsidP="007E54C0">
      <w:r w:rsidRPr="0090396D">
        <w:t xml:space="preserve">Purpose: Generates a catalog feed in the </w:t>
      </w:r>
      <w:proofErr w:type="spellStart"/>
      <w:r w:rsidRPr="0090396D">
        <w:t>TurnTo</w:t>
      </w:r>
      <w:proofErr w:type="spellEnd"/>
      <w:r w:rsidRPr="0090396D">
        <w:t xml:space="preserve"> format and uploads it to</w:t>
      </w:r>
      <w:r w:rsidR="00BE6152">
        <w:t xml:space="preserve"> </w:t>
      </w:r>
      <w:hyperlink r:id="rId20" w:history="1">
        <w:r w:rsidRPr="0090396D">
          <w:t>turnto.com</w:t>
        </w:r>
      </w:hyperlink>
      <w:r w:rsidR="00BE6152">
        <w:t xml:space="preserve"> </w:t>
      </w:r>
      <w:r w:rsidRPr="0090396D">
        <w:t>via HTTP for processing.</w:t>
      </w:r>
      <w:r w:rsidR="007E54C0">
        <w:t xml:space="preserve"> </w:t>
      </w:r>
    </w:p>
    <w:p w14:paraId="7DC6BF6D" w14:textId="77777777" w:rsidR="007E54C0" w:rsidRDefault="007E54C0" w:rsidP="007E54C0"/>
    <w:p w14:paraId="35749FEC" w14:textId="124198F2" w:rsidR="007E54C0" w:rsidRPr="007E54C0" w:rsidRDefault="007E54C0" w:rsidP="007E54C0">
      <w:r>
        <w:t>The catalog export feed is localized and may contain multiple feeds if more than one site level locale is enabled.</w:t>
      </w:r>
    </w:p>
    <w:p w14:paraId="0163492B" w14:textId="77777777" w:rsidR="003B2DFB" w:rsidRDefault="003B2DFB" w:rsidP="0090396D"/>
    <w:p w14:paraId="0F06FEF7" w14:textId="0549841F" w:rsidR="00463320" w:rsidRPr="00AD0CC5" w:rsidRDefault="003F67FD" w:rsidP="0090396D">
      <w:pPr>
        <w:rPr>
          <w:b/>
        </w:rPr>
      </w:pPr>
      <w:r w:rsidRPr="00AD0CC5">
        <w:rPr>
          <w:b/>
        </w:rPr>
        <w:t>NOTE</w:t>
      </w:r>
      <w:r w:rsidR="0090396D" w:rsidRPr="00AD0CC5">
        <w:rPr>
          <w:b/>
        </w:rPr>
        <w:t>: The catalog feed includes links to product images.</w:t>
      </w:r>
      <w:r w:rsidR="00584BD0" w:rsidRPr="00AD0CC5">
        <w:rPr>
          <w:b/>
        </w:rPr>
        <w:t xml:space="preserve"> </w:t>
      </w:r>
      <w:r w:rsidR="0090396D" w:rsidRPr="00AD0CC5">
        <w:rPr>
          <w:b/>
        </w:rPr>
        <w:t>By default, the</w:t>
      </w:r>
      <w:r w:rsidR="00584BD0" w:rsidRPr="00AD0CC5">
        <w:rPr>
          <w:b/>
        </w:rPr>
        <w:t xml:space="preserve"> </w:t>
      </w:r>
      <w:r w:rsidR="0090396D" w:rsidRPr="00AD0CC5">
        <w:rPr>
          <w:b/>
        </w:rPr>
        <w:t>image store is used.</w:t>
      </w:r>
      <w:r w:rsidR="00584BD0" w:rsidRPr="00AD0CC5">
        <w:rPr>
          <w:b/>
        </w:rPr>
        <w:t xml:space="preserve"> </w:t>
      </w:r>
      <w:r w:rsidR="0090396D" w:rsidRPr="00AD0CC5">
        <w:rPr>
          <w:b/>
        </w:rPr>
        <w:t xml:space="preserve">If you use a third party to store your images you’ll need to modify ExportCatalog.js in the </w:t>
      </w:r>
      <w:r w:rsidR="003B2DFB">
        <w:rPr>
          <w:b/>
        </w:rPr>
        <w:t>int_turnto_core_v5</w:t>
      </w:r>
      <w:r w:rsidR="0090396D" w:rsidRPr="00AD0CC5">
        <w:rPr>
          <w:b/>
        </w:rPr>
        <w:t xml:space="preserve"> cartridge to point to your image store.</w:t>
      </w:r>
    </w:p>
    <w:p w14:paraId="6CA277DB" w14:textId="15527BA3" w:rsidR="00463320" w:rsidRDefault="00463320" w:rsidP="00BF13C1"/>
    <w:p w14:paraId="461B712E" w14:textId="55142551" w:rsidR="0090396D" w:rsidRPr="0090396D" w:rsidRDefault="0086312E" w:rsidP="00DE745D">
      <w:pPr>
        <w:pStyle w:val="ListParagraph"/>
        <w:numPr>
          <w:ilvl w:val="0"/>
          <w:numId w:val="6"/>
        </w:numPr>
      </w:pPr>
      <w:r>
        <w:t xml:space="preserve">Login to </w:t>
      </w:r>
      <w:r w:rsidR="00584802" w:rsidRPr="00D6047B">
        <w:t>your Business Manager</w:t>
      </w:r>
      <w:r w:rsidR="00584802">
        <w:t xml:space="preserve"> account</w:t>
      </w:r>
    </w:p>
    <w:p w14:paraId="25D1D5D1" w14:textId="77777777" w:rsidR="0090396D" w:rsidRPr="0090396D" w:rsidRDefault="0090396D" w:rsidP="00DE745D">
      <w:pPr>
        <w:pStyle w:val="ListParagraph"/>
        <w:numPr>
          <w:ilvl w:val="0"/>
          <w:numId w:val="6"/>
        </w:numPr>
      </w:pPr>
      <w:r w:rsidRPr="0090396D">
        <w:t>Click the Operations link in the Administration section</w:t>
      </w:r>
    </w:p>
    <w:p w14:paraId="7E04802C" w14:textId="77777777" w:rsidR="0090396D" w:rsidRPr="0090396D" w:rsidRDefault="0090396D" w:rsidP="00DE745D">
      <w:pPr>
        <w:pStyle w:val="ListParagraph"/>
        <w:numPr>
          <w:ilvl w:val="0"/>
          <w:numId w:val="6"/>
        </w:numPr>
      </w:pPr>
      <w:r w:rsidRPr="0090396D">
        <w:t>Click Job Schedules</w:t>
      </w:r>
    </w:p>
    <w:p w14:paraId="0DB6229B" w14:textId="0EB42290" w:rsidR="0090396D" w:rsidRPr="0090396D" w:rsidRDefault="0090396D" w:rsidP="00DE745D">
      <w:pPr>
        <w:pStyle w:val="ListParagraph"/>
        <w:numPr>
          <w:ilvl w:val="0"/>
          <w:numId w:val="6"/>
        </w:numPr>
      </w:pPr>
      <w:r w:rsidRPr="0090396D">
        <w:t xml:space="preserve">Click </w:t>
      </w:r>
      <w:r w:rsidR="006A217C">
        <w:t>"</w:t>
      </w:r>
      <w:proofErr w:type="spellStart"/>
      <w:r w:rsidR="006A217C">
        <w:t>TurnToCatalog</w:t>
      </w:r>
      <w:r w:rsidRPr="0090396D">
        <w:t>Export</w:t>
      </w:r>
      <w:proofErr w:type="spellEnd"/>
      <w:r w:rsidR="007E66D0">
        <w:t>”</w:t>
      </w:r>
    </w:p>
    <w:p w14:paraId="1F5A4949" w14:textId="77777777" w:rsidR="0090396D" w:rsidRDefault="0090396D" w:rsidP="00DE745D">
      <w:pPr>
        <w:pStyle w:val="ListParagraph"/>
        <w:numPr>
          <w:ilvl w:val="0"/>
          <w:numId w:val="6"/>
        </w:numPr>
      </w:pPr>
      <w:r w:rsidRPr="0090396D">
        <w:t>Configure your desired run frequency, as well as any notifications, and make sure "Enabled" is checked.</w:t>
      </w:r>
    </w:p>
    <w:p w14:paraId="1D85670B" w14:textId="4CF4FE9F" w:rsidR="004067B0" w:rsidRPr="0090396D" w:rsidRDefault="004067B0" w:rsidP="00DE745D">
      <w:pPr>
        <w:pStyle w:val="ListParagraph"/>
        <w:numPr>
          <w:ilvl w:val="0"/>
          <w:numId w:val="6"/>
        </w:numPr>
      </w:pPr>
      <w:r>
        <w:t>Verify the steps in the “Step Configurator” are set to the correct site</w:t>
      </w:r>
    </w:p>
    <w:p w14:paraId="65BA391A" w14:textId="7DDE6C33" w:rsidR="0090396D" w:rsidRPr="0090396D" w:rsidRDefault="0008356D" w:rsidP="00DE745D">
      <w:pPr>
        <w:pStyle w:val="ListParagraph"/>
        <w:numPr>
          <w:ilvl w:val="0"/>
          <w:numId w:val="6"/>
        </w:numPr>
      </w:pPr>
      <w:r>
        <w:t>Click Apply</w:t>
      </w:r>
    </w:p>
    <w:p w14:paraId="342D9481" w14:textId="77777777" w:rsidR="0090396D" w:rsidRDefault="0090396D" w:rsidP="00DE745D">
      <w:pPr>
        <w:pStyle w:val="ListParagraph"/>
        <w:numPr>
          <w:ilvl w:val="0"/>
          <w:numId w:val="6"/>
        </w:numPr>
      </w:pPr>
      <w:r w:rsidRPr="0090396D">
        <w:t xml:space="preserve">Recommendation: Run this job schedule once manually, to perform the initial load of your product catalog into the </w:t>
      </w:r>
      <w:proofErr w:type="spellStart"/>
      <w:r w:rsidRPr="0090396D">
        <w:t>TurnTo</w:t>
      </w:r>
      <w:proofErr w:type="spellEnd"/>
      <w:r w:rsidRPr="0090396D">
        <w:t xml:space="preserve"> system</w:t>
      </w:r>
    </w:p>
    <w:p w14:paraId="6FDC222B" w14:textId="6B17BFFC" w:rsidR="00D834F7" w:rsidRDefault="00D834F7" w:rsidP="00DE745D">
      <w:pPr>
        <w:pStyle w:val="ListParagraph"/>
        <w:numPr>
          <w:ilvl w:val="0"/>
          <w:numId w:val="6"/>
        </w:numPr>
      </w:pPr>
      <w:r>
        <w:t>Recommendation: Configure error handling for your email address for testing.</w:t>
      </w:r>
    </w:p>
    <w:p w14:paraId="3F74FAB5" w14:textId="027F7C9C" w:rsidR="00136725" w:rsidRPr="00136725" w:rsidRDefault="00D834F7" w:rsidP="00D834F7">
      <w:pPr>
        <w:pStyle w:val="NoSpacing"/>
      </w:pPr>
      <w:r>
        <w:rPr>
          <w:noProof/>
        </w:rPr>
        <w:lastRenderedPageBreak/>
        <w:drawing>
          <wp:inline distT="0" distB="0" distL="0" distR="0" wp14:anchorId="1E1DD860" wp14:editId="5B9D0261">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3A6EE95" w14:textId="62BB1A51" w:rsidR="0090396D" w:rsidRPr="0090396D" w:rsidRDefault="0090396D" w:rsidP="000E34E8">
      <w:pPr>
        <w:pStyle w:val="Heading4"/>
        <w:ind w:firstLine="0"/>
      </w:pPr>
      <w:bookmarkStart w:id="131" w:name="_Toc469044347"/>
      <w:proofErr w:type="spellStart"/>
      <w:r w:rsidRPr="0090396D">
        <w:t>TurnTo</w:t>
      </w:r>
      <w:proofErr w:type="spellEnd"/>
      <w:r w:rsidRPr="0090396D">
        <w:t xml:space="preserve"> Historical Order Feed </w:t>
      </w:r>
      <w:r w:rsidR="00306FC3">
        <w:t>–</w:t>
      </w:r>
      <w:r w:rsidRPr="0090396D">
        <w:t xml:space="preserve"> Ongoing</w:t>
      </w:r>
      <w:bookmarkEnd w:id="131"/>
    </w:p>
    <w:p w14:paraId="3D23DDD4" w14:textId="77777777" w:rsidR="00463320" w:rsidRDefault="00463320" w:rsidP="0090396D"/>
    <w:p w14:paraId="38B933AC" w14:textId="071E4C27" w:rsidR="00463320" w:rsidRDefault="0090396D" w:rsidP="0090396D">
      <w:r w:rsidRPr="0090396D">
        <w:t xml:space="preserve">Purpose: Generates an order feed in the </w:t>
      </w:r>
      <w:proofErr w:type="spellStart"/>
      <w:r w:rsidRPr="0090396D">
        <w:t>TurnTo</w:t>
      </w:r>
      <w:proofErr w:type="spellEnd"/>
      <w:r w:rsidRPr="0090396D">
        <w:t xml:space="preserve"> format and uploads it to</w:t>
      </w:r>
      <w:r w:rsidR="00BE6152">
        <w:t xml:space="preserve"> </w:t>
      </w:r>
      <w:hyperlink r:id="rId22" w:history="1">
        <w:r w:rsidRPr="0090396D">
          <w:t>turnto.com</w:t>
        </w:r>
      </w:hyperlink>
      <w:r w:rsidR="00BE6152">
        <w:t xml:space="preserve"> </w:t>
      </w:r>
      <w:r w:rsidRPr="0090396D">
        <w:t>via HTTP for processing.</w:t>
      </w:r>
    </w:p>
    <w:p w14:paraId="6CB210B4" w14:textId="77777777" w:rsidR="007E54C0" w:rsidRDefault="007E54C0" w:rsidP="007E54C0">
      <w:pPr>
        <w:pStyle w:val="NoSpacing"/>
      </w:pPr>
    </w:p>
    <w:p w14:paraId="0637B49E" w14:textId="5E88291D" w:rsidR="007E54C0" w:rsidRPr="007E54C0" w:rsidRDefault="007E54C0" w:rsidP="009E0A0A">
      <w:r>
        <w:t>The order export feed is localized and may contain multiple feeds if more than one site level locale is enabled.</w:t>
      </w:r>
    </w:p>
    <w:p w14:paraId="378FCD34" w14:textId="77777777" w:rsidR="00463320" w:rsidRDefault="00463320" w:rsidP="0090396D"/>
    <w:p w14:paraId="2C434038" w14:textId="728CD956" w:rsidR="0090396D" w:rsidRPr="0090396D" w:rsidRDefault="0090396D" w:rsidP="00DE745D">
      <w:pPr>
        <w:pStyle w:val="ListParagraph"/>
        <w:numPr>
          <w:ilvl w:val="0"/>
          <w:numId w:val="7"/>
        </w:numPr>
      </w:pPr>
      <w:r w:rsidRPr="0090396D">
        <w:t xml:space="preserve">Login to </w:t>
      </w:r>
      <w:r w:rsidR="00584802">
        <w:t>your Business Manager account</w:t>
      </w:r>
    </w:p>
    <w:p w14:paraId="2B035DF7" w14:textId="77777777" w:rsidR="0090396D" w:rsidRPr="0090396D" w:rsidRDefault="0090396D" w:rsidP="00DE745D">
      <w:pPr>
        <w:pStyle w:val="ListParagraph"/>
        <w:numPr>
          <w:ilvl w:val="0"/>
          <w:numId w:val="7"/>
        </w:numPr>
      </w:pPr>
      <w:r w:rsidRPr="0090396D">
        <w:t>Click the Site Preferences Link in the Merchant Tools section for your site</w:t>
      </w:r>
    </w:p>
    <w:p w14:paraId="3B389A5B" w14:textId="77777777" w:rsidR="0090396D" w:rsidRPr="0090396D" w:rsidRDefault="0090396D" w:rsidP="00DE745D">
      <w:pPr>
        <w:pStyle w:val="ListParagraph"/>
        <w:numPr>
          <w:ilvl w:val="0"/>
          <w:numId w:val="7"/>
        </w:numPr>
      </w:pPr>
      <w:r w:rsidRPr="0090396D">
        <w:t xml:space="preserve">Click Custom Preferences and then </w:t>
      </w:r>
      <w:proofErr w:type="spellStart"/>
      <w:r w:rsidRPr="0090396D">
        <w:t>TurnTo</w:t>
      </w:r>
      <w:proofErr w:type="spellEnd"/>
      <w:r w:rsidRPr="0090396D">
        <w:t xml:space="preserve"> Feeds</w:t>
      </w:r>
    </w:p>
    <w:p w14:paraId="058675CB" w14:textId="77777777" w:rsidR="0090396D" w:rsidRPr="0090396D" w:rsidRDefault="0090396D" w:rsidP="00DE745D">
      <w:pPr>
        <w:pStyle w:val="ListParagraph"/>
        <w:numPr>
          <w:ilvl w:val="0"/>
          <w:numId w:val="7"/>
        </w:numPr>
      </w:pPr>
      <w:r w:rsidRPr="0090396D">
        <w:t>Update the "Historical Order Days" preference to the number of days you want to be exported (typically 2 or 3)</w:t>
      </w:r>
    </w:p>
    <w:p w14:paraId="1261B355" w14:textId="77777777" w:rsidR="0090396D" w:rsidRPr="0090396D" w:rsidRDefault="0090396D" w:rsidP="00DE745D">
      <w:pPr>
        <w:pStyle w:val="ListParagraph"/>
        <w:numPr>
          <w:ilvl w:val="0"/>
          <w:numId w:val="7"/>
        </w:numPr>
      </w:pPr>
      <w:r w:rsidRPr="0090396D">
        <w:t>Click the Operations link in the Administration section</w:t>
      </w:r>
    </w:p>
    <w:p w14:paraId="49297B67" w14:textId="77777777" w:rsidR="0090396D" w:rsidRPr="0090396D" w:rsidRDefault="0090396D" w:rsidP="00DE745D">
      <w:pPr>
        <w:pStyle w:val="ListParagraph"/>
        <w:numPr>
          <w:ilvl w:val="0"/>
          <w:numId w:val="7"/>
        </w:numPr>
      </w:pPr>
      <w:r w:rsidRPr="0090396D">
        <w:t>Click Job Schedules</w:t>
      </w:r>
    </w:p>
    <w:p w14:paraId="576FE8BF" w14:textId="1E54499F" w:rsidR="0090396D" w:rsidRPr="0090396D" w:rsidRDefault="006A217C" w:rsidP="00DE745D">
      <w:pPr>
        <w:pStyle w:val="ListParagraph"/>
        <w:numPr>
          <w:ilvl w:val="0"/>
          <w:numId w:val="7"/>
        </w:numPr>
      </w:pPr>
      <w:r>
        <w:t>Click "</w:t>
      </w:r>
      <w:proofErr w:type="spellStart"/>
      <w:r>
        <w:t>TurnToHistoricalOrderExportOngoing</w:t>
      </w:r>
      <w:proofErr w:type="spellEnd"/>
      <w:r w:rsidR="007E66D0">
        <w:t>”</w:t>
      </w:r>
    </w:p>
    <w:p w14:paraId="7B40C86A" w14:textId="77777777" w:rsidR="0090396D" w:rsidRDefault="0090396D" w:rsidP="00DE745D">
      <w:pPr>
        <w:pStyle w:val="ListParagraph"/>
        <w:numPr>
          <w:ilvl w:val="0"/>
          <w:numId w:val="7"/>
        </w:numPr>
      </w:pPr>
      <w:r w:rsidRPr="0090396D">
        <w:t>Configure your desired run frequency, as well as any notifications, and make sure "Enabled" is checked</w:t>
      </w:r>
    </w:p>
    <w:p w14:paraId="1A6682C7" w14:textId="7AA2F920" w:rsidR="00284A97" w:rsidRPr="0090396D" w:rsidRDefault="00284A97" w:rsidP="00DE745D">
      <w:pPr>
        <w:pStyle w:val="ListParagraph"/>
        <w:numPr>
          <w:ilvl w:val="0"/>
          <w:numId w:val="7"/>
        </w:numPr>
      </w:pPr>
      <w:r>
        <w:t>Verify the steps in the “Step Configurator” are set to the correct site</w:t>
      </w:r>
    </w:p>
    <w:p w14:paraId="22687A31" w14:textId="4BA2AE09" w:rsidR="00D834F7" w:rsidRDefault="0008356D" w:rsidP="00DE745D">
      <w:pPr>
        <w:pStyle w:val="ListParagraph"/>
        <w:numPr>
          <w:ilvl w:val="0"/>
          <w:numId w:val="7"/>
        </w:numPr>
        <w:ind w:left="630"/>
      </w:pPr>
      <w:r>
        <w:t>Click Apply</w:t>
      </w:r>
    </w:p>
    <w:p w14:paraId="58CA4B8A" w14:textId="77777777" w:rsidR="00D834F7" w:rsidRPr="0090396D" w:rsidRDefault="00D834F7" w:rsidP="00DE745D">
      <w:pPr>
        <w:pStyle w:val="ListParagraph"/>
        <w:numPr>
          <w:ilvl w:val="0"/>
          <w:numId w:val="7"/>
        </w:numPr>
        <w:tabs>
          <w:tab w:val="left" w:pos="540"/>
        </w:tabs>
        <w:ind w:left="630"/>
      </w:pPr>
      <w:r>
        <w:t>Recommendation: Configure error handling for your email address for testing.</w:t>
      </w:r>
    </w:p>
    <w:p w14:paraId="0BC32760" w14:textId="77777777" w:rsidR="00D834F7" w:rsidRPr="0090396D" w:rsidRDefault="00D834F7" w:rsidP="00D834F7">
      <w:pPr>
        <w:pStyle w:val="ListParagraph"/>
      </w:pPr>
    </w:p>
    <w:p w14:paraId="09A99254" w14:textId="79BE9F04" w:rsidR="00AE5C76" w:rsidRDefault="00AE5C76" w:rsidP="00915C48">
      <w:pPr>
        <w:pStyle w:val="Heading4"/>
        <w:ind w:firstLine="0"/>
      </w:pPr>
      <w:bookmarkStart w:id="132" w:name="_Toc469044350"/>
      <w:proofErr w:type="spellStart"/>
      <w:r w:rsidRPr="0090396D">
        <w:lastRenderedPageBreak/>
        <w:t>TurnTo</w:t>
      </w:r>
      <w:proofErr w:type="spellEnd"/>
      <w:r w:rsidRPr="0090396D">
        <w:t xml:space="preserve"> Historical Order Feed - Specific Date (Optional)</w:t>
      </w:r>
      <w:bookmarkEnd w:id="132"/>
    </w:p>
    <w:p w14:paraId="495F4B60" w14:textId="1741C41B" w:rsidR="00AE5C76" w:rsidRDefault="00AE5C76" w:rsidP="00AE5C76">
      <w:r w:rsidRPr="0090396D">
        <w:t xml:space="preserve">Purpose: Generates an order feed for a specific date in the </w:t>
      </w:r>
      <w:proofErr w:type="spellStart"/>
      <w:r w:rsidRPr="0090396D">
        <w:t>TurnTo</w:t>
      </w:r>
      <w:proofErr w:type="spellEnd"/>
      <w:r w:rsidRPr="0090396D">
        <w:t xml:space="preserve"> format and uploads it to</w:t>
      </w:r>
      <w:r>
        <w:t xml:space="preserve"> </w:t>
      </w:r>
      <w:hyperlink r:id="rId23" w:history="1">
        <w:r w:rsidRPr="0090396D">
          <w:t>turnto.com</w:t>
        </w:r>
      </w:hyperlink>
      <w:r>
        <w:t xml:space="preserve"> </w:t>
      </w:r>
      <w:r w:rsidRPr="0090396D">
        <w:t xml:space="preserve">via HTTP for processing. This job is meant to be run manually, in the event that orders </w:t>
      </w:r>
      <w:r w:rsidR="00AC46AC">
        <w:t>were</w:t>
      </w:r>
      <w:r w:rsidRPr="0090396D">
        <w:t xml:space="preserve"> skipped by the JS Feed or the Historical Feed - Ongoing.</w:t>
      </w:r>
    </w:p>
    <w:p w14:paraId="3C32723A" w14:textId="77777777" w:rsidR="00AE5C76" w:rsidRDefault="00AE5C76" w:rsidP="00AE5C76"/>
    <w:p w14:paraId="7654E060" w14:textId="3B809A56" w:rsidR="00AE5C76" w:rsidRPr="007E54C0" w:rsidRDefault="00AE5C76" w:rsidP="00AE5C76">
      <w:r>
        <w:t>The</w:t>
      </w:r>
      <w:r w:rsidR="00405630">
        <w:t xml:space="preserve"> specific date</w:t>
      </w:r>
      <w:r>
        <w:t xml:space="preserve"> order export feed is localized and may contain multiple feeds if more than one site level locale is enabled.</w:t>
      </w:r>
    </w:p>
    <w:p w14:paraId="367253A2" w14:textId="77777777" w:rsidR="00AE5C76" w:rsidRPr="00C45CA2" w:rsidRDefault="00AE5C76" w:rsidP="00AE5C76">
      <w:pPr>
        <w:pStyle w:val="NoSpacing"/>
      </w:pPr>
    </w:p>
    <w:p w14:paraId="5AFF30E9" w14:textId="1A73BF35" w:rsidR="00AE5C76" w:rsidRPr="0090396D" w:rsidRDefault="00AE5C76" w:rsidP="00DE745D">
      <w:pPr>
        <w:pStyle w:val="ListParagraph"/>
        <w:numPr>
          <w:ilvl w:val="0"/>
          <w:numId w:val="9"/>
        </w:numPr>
      </w:pPr>
      <w:r w:rsidRPr="0090396D">
        <w:t xml:space="preserve">Login to </w:t>
      </w:r>
      <w:r w:rsidR="00584802">
        <w:t>your Business Manager account</w:t>
      </w:r>
    </w:p>
    <w:p w14:paraId="0B044A4B" w14:textId="77777777" w:rsidR="00AE5C76" w:rsidRPr="0090396D" w:rsidRDefault="00AE5C76" w:rsidP="00DE745D">
      <w:pPr>
        <w:pStyle w:val="ListParagraph"/>
        <w:numPr>
          <w:ilvl w:val="0"/>
          <w:numId w:val="9"/>
        </w:numPr>
      </w:pPr>
      <w:r w:rsidRPr="0090396D">
        <w:t>Click the Site Preferences link in the Merchant Tools section for your site</w:t>
      </w:r>
    </w:p>
    <w:p w14:paraId="3EA2C516" w14:textId="77777777" w:rsidR="00AE5C76" w:rsidRPr="0090396D" w:rsidRDefault="00AE5C76" w:rsidP="00DE745D">
      <w:pPr>
        <w:pStyle w:val="ListParagraph"/>
        <w:numPr>
          <w:ilvl w:val="0"/>
          <w:numId w:val="9"/>
        </w:numPr>
      </w:pPr>
      <w:r w:rsidRPr="0090396D">
        <w:t xml:space="preserve">Click Custom Preferences and then </w:t>
      </w:r>
      <w:proofErr w:type="spellStart"/>
      <w:r w:rsidRPr="0090396D">
        <w:t>TurnTo</w:t>
      </w:r>
      <w:proofErr w:type="spellEnd"/>
      <w:r w:rsidRPr="0090396D">
        <w:t xml:space="preserve"> Feeds</w:t>
      </w:r>
    </w:p>
    <w:p w14:paraId="056FAC6C" w14:textId="77777777" w:rsidR="00AE5C76" w:rsidRPr="0090396D" w:rsidRDefault="00AE5C76" w:rsidP="00DE745D">
      <w:pPr>
        <w:pStyle w:val="ListParagraph"/>
        <w:numPr>
          <w:ilvl w:val="0"/>
          <w:numId w:val="9"/>
        </w:numPr>
      </w:pPr>
      <w:r w:rsidRPr="0090396D">
        <w:t>Update the "Historical Order Date" preference to the specific date you want to export</w:t>
      </w:r>
    </w:p>
    <w:p w14:paraId="28364D07" w14:textId="77777777" w:rsidR="00AE5C76" w:rsidRPr="0090396D" w:rsidRDefault="00AE5C76" w:rsidP="00DE745D">
      <w:pPr>
        <w:pStyle w:val="ListParagraph"/>
        <w:numPr>
          <w:ilvl w:val="0"/>
          <w:numId w:val="9"/>
        </w:numPr>
      </w:pPr>
      <w:r w:rsidRPr="0090396D">
        <w:t>Click the Operations link in the Administration section</w:t>
      </w:r>
    </w:p>
    <w:p w14:paraId="4635DC4F" w14:textId="77777777" w:rsidR="00AE5C76" w:rsidRPr="0090396D" w:rsidRDefault="00AE5C76" w:rsidP="00DE745D">
      <w:pPr>
        <w:pStyle w:val="ListParagraph"/>
        <w:numPr>
          <w:ilvl w:val="0"/>
          <w:numId w:val="9"/>
        </w:numPr>
      </w:pPr>
      <w:r w:rsidRPr="0090396D">
        <w:t>Click Job Schedules</w:t>
      </w:r>
    </w:p>
    <w:p w14:paraId="1B51A994" w14:textId="77777777" w:rsidR="00AE5C76" w:rsidRDefault="00AE5C76" w:rsidP="00DE745D">
      <w:pPr>
        <w:pStyle w:val="ListParagraph"/>
        <w:numPr>
          <w:ilvl w:val="0"/>
          <w:numId w:val="9"/>
        </w:numPr>
      </w:pPr>
      <w:r w:rsidRPr="0090396D">
        <w:t>Click "</w:t>
      </w:r>
      <w:proofErr w:type="spellStart"/>
      <w:r w:rsidRPr="0090396D">
        <w:t>TurnToHist</w:t>
      </w:r>
      <w:r>
        <w:t>oricalOrderExportSpecificDate</w:t>
      </w:r>
      <w:proofErr w:type="spellEnd"/>
      <w:r w:rsidRPr="0090396D">
        <w:t>"</w:t>
      </w:r>
      <w:r>
        <w:t xml:space="preserve"> </w:t>
      </w:r>
    </w:p>
    <w:p w14:paraId="5AC53837" w14:textId="14809BB2" w:rsidR="00A540B0" w:rsidRPr="0090396D" w:rsidRDefault="00A540B0" w:rsidP="00DE745D">
      <w:pPr>
        <w:pStyle w:val="ListParagraph"/>
        <w:numPr>
          <w:ilvl w:val="0"/>
          <w:numId w:val="9"/>
        </w:numPr>
      </w:pPr>
      <w:r>
        <w:t>Verify the steps in the “Step Configurator” are set to the correct site</w:t>
      </w:r>
    </w:p>
    <w:p w14:paraId="63C0D9C7" w14:textId="77777777" w:rsidR="00D834F7" w:rsidRDefault="00AE5C76" w:rsidP="00DE745D">
      <w:pPr>
        <w:pStyle w:val="ListParagraph"/>
        <w:numPr>
          <w:ilvl w:val="0"/>
          <w:numId w:val="9"/>
        </w:numPr>
      </w:pPr>
      <w:r w:rsidRPr="0090396D">
        <w:t>Click "Run"</w:t>
      </w:r>
    </w:p>
    <w:p w14:paraId="22C006CE" w14:textId="541818AD" w:rsidR="00463320" w:rsidRDefault="00D834F7" w:rsidP="00DE745D">
      <w:pPr>
        <w:pStyle w:val="ListParagraph"/>
        <w:numPr>
          <w:ilvl w:val="0"/>
          <w:numId w:val="9"/>
        </w:numPr>
      </w:pPr>
      <w:r>
        <w:t xml:space="preserve">Recommendation: Configure error handling for your email address for testing. </w:t>
      </w:r>
    </w:p>
    <w:p w14:paraId="0631E6AB" w14:textId="77777777" w:rsidR="00EE1AC3" w:rsidRDefault="00EE1AC3" w:rsidP="00915C48">
      <w:pPr>
        <w:pStyle w:val="Heading4"/>
        <w:ind w:firstLine="0"/>
      </w:pPr>
    </w:p>
    <w:p w14:paraId="5FD2967C" w14:textId="600A1ACD" w:rsidR="008D5B5A" w:rsidRDefault="008D5B5A" w:rsidP="00915C48">
      <w:pPr>
        <w:pStyle w:val="Heading4"/>
        <w:ind w:firstLine="0"/>
      </w:pPr>
      <w:r>
        <w:t>Multiple Locale Feed Setup</w:t>
      </w:r>
      <w:r w:rsidR="008962A7">
        <w:t xml:space="preserve"> </w:t>
      </w:r>
    </w:p>
    <w:p w14:paraId="7EFDF555" w14:textId="52B5F171" w:rsidR="008D5B5A" w:rsidRDefault="003F67FD" w:rsidP="008D5B5A">
      <w:pPr>
        <w:rPr>
          <w:b/>
        </w:rPr>
      </w:pPr>
      <w:r w:rsidRPr="00727027">
        <w:rPr>
          <w:b/>
        </w:rPr>
        <w:t>NOTE</w:t>
      </w:r>
      <w:r w:rsidR="008D5B5A" w:rsidRPr="00727027">
        <w:rPr>
          <w:b/>
        </w:rPr>
        <w:t xml:space="preserve">: If your site has multiple locales, the feeds can be localized if setup in Business manager and in </w:t>
      </w:r>
      <w:proofErr w:type="spellStart"/>
      <w:r w:rsidR="008D5B5A" w:rsidRPr="00727027">
        <w:rPr>
          <w:b/>
        </w:rPr>
        <w:t>TurnTo</w:t>
      </w:r>
      <w:proofErr w:type="spellEnd"/>
      <w:r w:rsidR="008D5B5A" w:rsidRPr="00727027">
        <w:rPr>
          <w:b/>
        </w:rPr>
        <w:t>.</w:t>
      </w:r>
    </w:p>
    <w:p w14:paraId="70D81391" w14:textId="77777777" w:rsidR="00BA0E52" w:rsidRPr="00BA0E52" w:rsidRDefault="00BA0E52" w:rsidP="00BA0E52">
      <w:pPr>
        <w:pStyle w:val="NoSpacing"/>
      </w:pPr>
    </w:p>
    <w:p w14:paraId="29FFD205" w14:textId="5628DE1C" w:rsidR="00BA0E52" w:rsidRPr="009900D7" w:rsidRDefault="00BA0E52" w:rsidP="00BA0E52">
      <w:pPr>
        <w:rPr>
          <w:color w:val="auto"/>
        </w:rPr>
      </w:pPr>
      <w:r>
        <w:t xml:space="preserve">REMINDER: </w:t>
      </w:r>
      <w:r w:rsidRPr="009900D7">
        <w:rPr>
          <w:color w:val="auto"/>
        </w:rPr>
        <w:t>“default” locale is not allowed.</w:t>
      </w:r>
    </w:p>
    <w:p w14:paraId="2C738CE6" w14:textId="77777777" w:rsidR="00BA0E52" w:rsidRPr="00BA0E52" w:rsidRDefault="00BA0E52" w:rsidP="00BA0E52">
      <w:pPr>
        <w:pStyle w:val="NoSpacing"/>
      </w:pPr>
    </w:p>
    <w:p w14:paraId="4A7850AC" w14:textId="04BBBE57" w:rsidR="001F4977" w:rsidRPr="001F4977" w:rsidRDefault="001F4977" w:rsidP="001F4977">
      <w:r>
        <w:t>Download (for Reviews and UGC jobs)</w:t>
      </w:r>
    </w:p>
    <w:p w14:paraId="41A195B0" w14:textId="77777777" w:rsidR="008D5B5A" w:rsidRDefault="008D5B5A" w:rsidP="008D5B5A">
      <w:pPr>
        <w:pStyle w:val="NoSpacing"/>
      </w:pPr>
    </w:p>
    <w:p w14:paraId="4CCA18C1" w14:textId="1136DE30" w:rsidR="002128A9" w:rsidRDefault="002128A9" w:rsidP="00DE745D">
      <w:pPr>
        <w:pStyle w:val="ListParagraph"/>
        <w:numPr>
          <w:ilvl w:val="0"/>
          <w:numId w:val="22"/>
        </w:numPr>
      </w:pPr>
      <w:r w:rsidRPr="0090396D">
        <w:t xml:space="preserve">Contact your </w:t>
      </w:r>
      <w:proofErr w:type="spellStart"/>
      <w:r w:rsidRPr="0090396D">
        <w:t>TurnTo</w:t>
      </w:r>
      <w:proofErr w:type="spellEnd"/>
      <w:r w:rsidRPr="0090396D">
        <w:t xml:space="preserve"> su</w:t>
      </w:r>
      <w:r>
        <w:t xml:space="preserve">pport representative to enable multiple locales for your </w:t>
      </w:r>
      <w:proofErr w:type="spellStart"/>
      <w:r>
        <w:t>TurnTo</w:t>
      </w:r>
      <w:proofErr w:type="spellEnd"/>
      <w:r>
        <w:t xml:space="preserve"> setup.</w:t>
      </w:r>
    </w:p>
    <w:p w14:paraId="4ADBBDA7" w14:textId="5E48E419" w:rsidR="008D5B5A" w:rsidRDefault="008D5B5A" w:rsidP="00DE745D">
      <w:pPr>
        <w:pStyle w:val="ListParagraph"/>
        <w:numPr>
          <w:ilvl w:val="0"/>
          <w:numId w:val="22"/>
        </w:numPr>
      </w:pPr>
      <w:r>
        <w:t xml:space="preserve">Each locale will have separate </w:t>
      </w:r>
      <w:proofErr w:type="spellStart"/>
      <w:r>
        <w:t>auth</w:t>
      </w:r>
      <w:proofErr w:type="spellEnd"/>
      <w:r>
        <w:t xml:space="preserve"> and site keys. These keys can be </w:t>
      </w:r>
      <w:r>
        <w:lastRenderedPageBreak/>
        <w:t xml:space="preserve">obtained from the </w:t>
      </w:r>
      <w:proofErr w:type="spellStart"/>
      <w:r>
        <w:t>TurnTo</w:t>
      </w:r>
      <w:proofErr w:type="spellEnd"/>
      <w:r>
        <w:t xml:space="preserve"> portal</w:t>
      </w:r>
    </w:p>
    <w:p w14:paraId="1D2043EC" w14:textId="48F3BA06" w:rsidR="00C070F1" w:rsidRDefault="00C070F1" w:rsidP="00DE745D">
      <w:pPr>
        <w:pStyle w:val="ListParagraph"/>
        <w:numPr>
          <w:ilvl w:val="0"/>
          <w:numId w:val="22"/>
        </w:numPr>
      </w:pPr>
      <w:r>
        <w:t xml:space="preserve">Add the </w:t>
      </w:r>
      <w:proofErr w:type="spellStart"/>
      <w:r>
        <w:t>auth</w:t>
      </w:r>
      <w:proofErr w:type="spellEnd"/>
      <w:r>
        <w:t xml:space="preserve"> and</w:t>
      </w:r>
      <w:r w:rsidR="00935F91">
        <w:t xml:space="preserve"> site </w:t>
      </w:r>
      <w:r>
        <w:t>keys in the Business Manager custom site preference folder “</w:t>
      </w:r>
      <w:proofErr w:type="spellStart"/>
      <w:r>
        <w:t>TurnTo</w:t>
      </w:r>
      <w:proofErr w:type="spellEnd"/>
      <w:r>
        <w:t xml:space="preserve"> General Settings”.</w:t>
      </w:r>
      <w:r w:rsidR="00935F91">
        <w:t xml:space="preserve"> See the following</w:t>
      </w:r>
      <w:r w:rsidR="00590CAD">
        <w:t xml:space="preserve"> screenshot for a sample of the format:</w:t>
      </w:r>
    </w:p>
    <w:p w14:paraId="2EE9C323" w14:textId="23036B95" w:rsidR="00590CAD" w:rsidRP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del w:id="133" w:author="user" w:date="2019-05-27T15:58:00Z">
        <w:r w:rsidRPr="00590CAD" w:rsidDel="00B16E37">
          <w:rPr>
            <w:sz w:val="24"/>
            <w:szCs w:val="24"/>
          </w:rPr>
          <w:delText xml:space="preserve">Site and </w:delText>
        </w:r>
      </w:del>
      <w:proofErr w:type="spellStart"/>
      <w:r w:rsidRPr="00590CAD">
        <w:rPr>
          <w:sz w:val="24"/>
          <w:szCs w:val="24"/>
        </w:rPr>
        <w:t>Auth</w:t>
      </w:r>
      <w:proofErr w:type="spellEnd"/>
      <w:r w:rsidRPr="00590CAD">
        <w:rPr>
          <w:sz w:val="24"/>
          <w:szCs w:val="24"/>
        </w:rPr>
        <w:t xml:space="preserve"> key format</w:t>
      </w:r>
    </w:p>
    <w:p w14:paraId="37908366" w14:textId="247793AF" w:rsid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ins w:id="134" w:author="user" w:date="2019-05-27T15:58:00Z"/>
          <w:rStyle w:val="m-5175769436658978726inbox-inbox-wysiwyg-font-size-small"/>
          <w:color w:val="auto"/>
          <w:sz w:val="24"/>
          <w:szCs w:val="24"/>
        </w:rPr>
      </w:pPr>
      <w:r w:rsidRPr="00590CAD">
        <w:rPr>
          <w:rStyle w:val="m-5175769436658978726inbox-inbox-wysiwyg-font-size-small"/>
          <w:rFonts w:ascii="Helvetica Neue" w:hAnsi="Helvetica Neue"/>
          <w:color w:val="auto"/>
          <w:sz w:val="24"/>
          <w:szCs w:val="24"/>
        </w:rPr>
        <w:t>[</w:t>
      </w:r>
      <w:proofErr w:type="gramStart"/>
      <w:r w:rsidRPr="00590CAD">
        <w:rPr>
          <w:rStyle w:val="m-5175769436658978726inbox-inbox-wysiwyg-font-size-small"/>
          <w:rFonts w:ascii="Helvetica Neue" w:hAnsi="Helvetica Neue"/>
          <w:color w:val="auto"/>
          <w:sz w:val="24"/>
          <w:szCs w:val="24"/>
        </w:rPr>
        <w:t>locale</w:t>
      </w:r>
      <w:proofErr w:type="gramEnd"/>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w:t>
      </w:r>
      <w:proofErr w:type="spellStart"/>
      <w:del w:id="135" w:author="user" w:date="2019-05-27T15:59:00Z">
        <w:r w:rsidRPr="00590CAD" w:rsidDel="00B16E37">
          <w:rPr>
            <w:rStyle w:val="m-5175769436658978726inbox-inbox-wysiwyg-font-size-small"/>
            <w:color w:val="auto"/>
            <w:sz w:val="24"/>
            <w:szCs w:val="24"/>
          </w:rPr>
          <w:delText>site_or_</w:delText>
        </w:r>
      </w:del>
      <w:r w:rsidRPr="00590CAD">
        <w:rPr>
          <w:rStyle w:val="m-5175769436658978726inbox-inbox-wysiwyg-font-size-small"/>
          <w:color w:val="auto"/>
          <w:sz w:val="24"/>
          <w:szCs w:val="24"/>
        </w:rPr>
        <w:t>auth_key</w:t>
      </w:r>
      <w:proofErr w:type="spellEnd"/>
      <w:r w:rsidRPr="00590CAD">
        <w:rPr>
          <w:rStyle w:val="m-5175769436658978726inbox-inbox-wysiwyg-font-size-small"/>
          <w:color w:val="auto"/>
          <w:sz w:val="24"/>
          <w:szCs w:val="24"/>
        </w:rPr>
        <w:t>]</w:t>
      </w:r>
    </w:p>
    <w:p w14:paraId="027BBB26" w14:textId="5FB9EDDD" w:rsidR="00B16E37" w:rsidRDefault="00B16E37"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ins w:id="136" w:author="user" w:date="2019-05-27T15:59:00Z"/>
          <w:sz w:val="24"/>
          <w:szCs w:val="24"/>
        </w:rPr>
      </w:pPr>
      <w:ins w:id="137" w:author="user" w:date="2019-05-27T15:58:00Z">
        <w:r w:rsidRPr="00590CAD">
          <w:rPr>
            <w:sz w:val="24"/>
            <w:szCs w:val="24"/>
          </w:rPr>
          <w:t xml:space="preserve">Site </w:t>
        </w:r>
      </w:ins>
      <w:ins w:id="138" w:author="user" w:date="2019-05-27T15:59:00Z">
        <w:r w:rsidRPr="00590CAD">
          <w:rPr>
            <w:sz w:val="24"/>
            <w:szCs w:val="24"/>
          </w:rPr>
          <w:t>key format</w:t>
        </w:r>
      </w:ins>
    </w:p>
    <w:p w14:paraId="17F9984D" w14:textId="0E2E6223" w:rsidR="00B16E37" w:rsidRPr="00590CAD" w:rsidRDefault="00B16E37"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ins w:id="139" w:author="user" w:date="2019-05-27T15:59:00Z">
        <w:r w:rsidRPr="00590CAD">
          <w:rPr>
            <w:rStyle w:val="m-5175769436658978726inbox-inbox-wysiwyg-font-size-small"/>
            <w:rFonts w:ascii="Helvetica Neue" w:hAnsi="Helvetica Neue"/>
            <w:color w:val="auto"/>
            <w:sz w:val="24"/>
            <w:szCs w:val="24"/>
          </w:rPr>
          <w:t>[</w:t>
        </w:r>
        <w:proofErr w:type="gramStart"/>
        <w:r w:rsidRPr="00590CAD">
          <w:rPr>
            <w:rStyle w:val="m-5175769436658978726inbox-inbox-wysiwyg-font-size-small"/>
            <w:rFonts w:ascii="Helvetica Neue" w:hAnsi="Helvetica Neue"/>
            <w:color w:val="auto"/>
            <w:sz w:val="24"/>
            <w:szCs w:val="24"/>
          </w:rPr>
          <w:t>locale</w:t>
        </w:r>
        <w:proofErr w:type="gramEnd"/>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w:t>
        </w:r>
        <w:proofErr w:type="spellStart"/>
        <w:r w:rsidRPr="00590CAD">
          <w:rPr>
            <w:rStyle w:val="m-5175769436658978726inbox-inbox-wysiwyg-font-size-small"/>
            <w:color w:val="auto"/>
            <w:sz w:val="24"/>
            <w:szCs w:val="24"/>
          </w:rPr>
          <w:t>site_key</w:t>
        </w:r>
        <w:proofErr w:type="spellEnd"/>
        <w:r>
          <w:rPr>
            <w:rStyle w:val="m-5175769436658978726inbox-inbox-wysiwyg-font-size-small"/>
            <w:color w:val="auto"/>
            <w:sz w:val="24"/>
            <w:szCs w:val="24"/>
          </w:rPr>
          <w:t>]:[domain]</w:t>
        </w:r>
      </w:ins>
    </w:p>
    <w:p w14:paraId="20F30C37" w14:textId="691685D7" w:rsidR="00C070F1" w:rsidRPr="008D5B5A" w:rsidRDefault="00C070F1" w:rsidP="00C070F1">
      <w:pPr>
        <w:jc w:val="center"/>
      </w:pPr>
      <w:del w:id="140" w:author="user" w:date="2019-05-30T13:15:00Z">
        <w:r w:rsidDel="004C0AB1">
          <w:rPr>
            <w:noProof/>
          </w:rPr>
          <w:drawing>
            <wp:inline distT="0" distB="0" distL="0" distR="0" wp14:anchorId="32B619C9" wp14:editId="37049EF4">
              <wp:extent cx="5943600" cy="2461895"/>
              <wp:effectExtent l="0" t="0" r="0" b="1905"/>
              <wp:docPr id="76" name="Picture 76" descr="Macintosh HD:Users:ssoifert:Desktop:Screen Shot 2018-09-24 at 12.5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soifert:Desktop:Screen Shot 2018-09-24 at 12.52.0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del>
      <w:ins w:id="141" w:author="user" w:date="2019-05-30T13:15:00Z">
        <w:r w:rsidR="004C0AB1">
          <w:rPr>
            <w:noProof/>
          </w:rPr>
          <w:drawing>
            <wp:inline distT="0" distB="0" distL="0" distR="0" wp14:anchorId="1995D768" wp14:editId="4C0EA681">
              <wp:extent cx="5934075" cy="26479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ins>
    </w:p>
    <w:p w14:paraId="482999CC" w14:textId="77777777" w:rsidR="008D5B5A" w:rsidRDefault="008D5B5A" w:rsidP="008D5B5A">
      <w:pPr>
        <w:pStyle w:val="NoSpacing"/>
      </w:pPr>
    </w:p>
    <w:p w14:paraId="574AC35C" w14:textId="4AC536E7" w:rsidR="00055602" w:rsidRDefault="00055602" w:rsidP="00055602">
      <w:r>
        <w:t xml:space="preserve">Each </w:t>
      </w:r>
      <w:r w:rsidR="001F4977">
        <w:t>download feed</w:t>
      </w:r>
      <w:r>
        <w:t xml:space="preserve"> URL will contain the unique </w:t>
      </w:r>
      <w:proofErr w:type="spellStart"/>
      <w:r>
        <w:t>auth</w:t>
      </w:r>
      <w:proofErr w:type="spellEnd"/>
      <w:r>
        <w:t xml:space="preserve"> and site keys to distinguish locales.</w:t>
      </w:r>
    </w:p>
    <w:p w14:paraId="6A358E1D" w14:textId="77777777" w:rsidR="00055602" w:rsidRDefault="00055602" w:rsidP="00055602">
      <w:pPr>
        <w:pStyle w:val="NoSpacing"/>
      </w:pPr>
    </w:p>
    <w:p w14:paraId="16E8F238" w14:textId="331F60C4" w:rsidR="0095709B" w:rsidRDefault="00A11B19" w:rsidP="0095709B">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lastRenderedPageBreak/>
        <w:t>Download</w:t>
      </w:r>
      <w:r w:rsidR="0095709B" w:rsidRPr="00F461EB">
        <w:rPr>
          <w:sz w:val="24"/>
          <w:szCs w:val="24"/>
        </w:rPr>
        <w:t xml:space="preserve"> Feed </w:t>
      </w:r>
      <w:r w:rsidR="00055602" w:rsidRPr="00F461EB">
        <w:rPr>
          <w:sz w:val="24"/>
          <w:szCs w:val="24"/>
        </w:rPr>
        <w:t>Example</w:t>
      </w:r>
      <w:r w:rsidRPr="00F461EB">
        <w:rPr>
          <w:sz w:val="24"/>
          <w:szCs w:val="24"/>
        </w:rPr>
        <w:t xml:space="preserve"> (</w:t>
      </w:r>
      <w:r w:rsidR="001F4977">
        <w:rPr>
          <w:sz w:val="24"/>
          <w:szCs w:val="24"/>
        </w:rPr>
        <w:t>for R</w:t>
      </w:r>
      <w:r w:rsidRPr="00F461EB">
        <w:rPr>
          <w:sz w:val="24"/>
          <w:szCs w:val="24"/>
        </w:rPr>
        <w:t>eviews and UGC)</w:t>
      </w:r>
      <w:r w:rsidR="00055602" w:rsidRPr="00F461EB">
        <w:rPr>
          <w:sz w:val="24"/>
          <w:szCs w:val="24"/>
        </w:rPr>
        <w:t xml:space="preserve">: </w:t>
      </w:r>
      <w:hyperlink r:id="rId25" w:tgtFrame="_blank" w:history="1">
        <w:r w:rsidR="0095709B" w:rsidRPr="005928D6">
          <w:rPr>
            <w:rStyle w:val="Hyperlink"/>
            <w:rFonts w:ascii="Courier" w:hAnsi="Courier"/>
            <w:color w:val="auto"/>
            <w:sz w:val="24"/>
            <w:szCs w:val="24"/>
          </w:rPr>
          <w:t>http://www.turnto.com/static/export/YOURSITEKEY/YOURAUTHKEY/turnto-ugc.xml</w:t>
        </w:r>
      </w:hyperlink>
    </w:p>
    <w:p w14:paraId="62F59F81" w14:textId="43F4C6D7" w:rsidR="00055602" w:rsidRDefault="00055602" w:rsidP="00055602"/>
    <w:p w14:paraId="3181B9A4" w14:textId="244132E5" w:rsidR="001F4977" w:rsidRPr="005928D6" w:rsidRDefault="005928D6" w:rsidP="001F4977">
      <w:r>
        <w:t>Upload (for Catalog and Order</w:t>
      </w:r>
      <w:r w:rsidR="001F4977" w:rsidRPr="005928D6">
        <w:t xml:space="preserve"> </w:t>
      </w:r>
      <w:r>
        <w:t>E</w:t>
      </w:r>
      <w:r w:rsidR="001F4977" w:rsidRPr="005928D6">
        <w:t>xport jobs)</w:t>
      </w:r>
    </w:p>
    <w:p w14:paraId="08008B1E" w14:textId="77777777" w:rsidR="001F4977" w:rsidRDefault="001F4977" w:rsidP="001F4977">
      <w:pPr>
        <w:pStyle w:val="NoSpacing"/>
        <w:rPr>
          <w:highlight w:val="yellow"/>
        </w:rPr>
      </w:pPr>
    </w:p>
    <w:p w14:paraId="4C615DC2" w14:textId="37558BFB" w:rsidR="00200516" w:rsidRPr="009B2E8E" w:rsidRDefault="003F67FD" w:rsidP="00200516">
      <w:pPr>
        <w:rPr>
          <w:b/>
        </w:rPr>
      </w:pPr>
      <w:r w:rsidRPr="009B2E8E">
        <w:rPr>
          <w:b/>
        </w:rPr>
        <w:t>NOTE</w:t>
      </w:r>
      <w:r w:rsidR="00200516" w:rsidRPr="009B2E8E">
        <w:rPr>
          <w:b/>
        </w:rPr>
        <w:t>: The following steps are the same as the previous Download section</w:t>
      </w:r>
      <w:r w:rsidR="009B2E8E" w:rsidRPr="009B2E8E">
        <w:rPr>
          <w:b/>
        </w:rPr>
        <w:t>.</w:t>
      </w:r>
    </w:p>
    <w:p w14:paraId="23CCA884" w14:textId="77777777" w:rsidR="00200516" w:rsidRPr="00200516" w:rsidRDefault="00200516" w:rsidP="00200516">
      <w:pPr>
        <w:pStyle w:val="NoSpacing"/>
      </w:pPr>
    </w:p>
    <w:p w14:paraId="2C23A0EA" w14:textId="77777777" w:rsidR="005928D6" w:rsidRDefault="005928D6" w:rsidP="00DE745D">
      <w:pPr>
        <w:pStyle w:val="ListParagraph"/>
        <w:numPr>
          <w:ilvl w:val="0"/>
          <w:numId w:val="26"/>
        </w:numPr>
      </w:pPr>
      <w:r w:rsidRPr="0090396D">
        <w:t xml:space="preserve">Contact your </w:t>
      </w:r>
      <w:proofErr w:type="spellStart"/>
      <w:r w:rsidRPr="0090396D">
        <w:t>TurnTo</w:t>
      </w:r>
      <w:proofErr w:type="spellEnd"/>
      <w:r w:rsidRPr="0090396D">
        <w:t xml:space="preserve"> su</w:t>
      </w:r>
      <w:r>
        <w:t xml:space="preserve">pport representative to enable multiple locales for your </w:t>
      </w:r>
      <w:proofErr w:type="spellStart"/>
      <w:r>
        <w:t>TurnTo</w:t>
      </w:r>
      <w:proofErr w:type="spellEnd"/>
      <w:r>
        <w:t xml:space="preserve"> setup.</w:t>
      </w:r>
    </w:p>
    <w:p w14:paraId="6DE100BB" w14:textId="77777777" w:rsidR="005928D6" w:rsidRDefault="005928D6" w:rsidP="00DE745D">
      <w:pPr>
        <w:pStyle w:val="ListParagraph"/>
        <w:numPr>
          <w:ilvl w:val="0"/>
          <w:numId w:val="26"/>
        </w:numPr>
      </w:pPr>
      <w:r>
        <w:t xml:space="preserve">Each locale will have separate </w:t>
      </w:r>
      <w:proofErr w:type="spellStart"/>
      <w:r>
        <w:t>auth</w:t>
      </w:r>
      <w:proofErr w:type="spellEnd"/>
      <w:r>
        <w:t xml:space="preserve"> and site keys. These keys can be obtained from the </w:t>
      </w:r>
      <w:proofErr w:type="spellStart"/>
      <w:r>
        <w:t>TurnTo</w:t>
      </w:r>
      <w:proofErr w:type="spellEnd"/>
      <w:r>
        <w:t xml:space="preserve"> portal</w:t>
      </w:r>
    </w:p>
    <w:p w14:paraId="6BE5E9F6" w14:textId="77777777" w:rsidR="005928D6" w:rsidRDefault="005928D6" w:rsidP="00DE745D">
      <w:pPr>
        <w:pStyle w:val="ListParagraph"/>
        <w:numPr>
          <w:ilvl w:val="0"/>
          <w:numId w:val="26"/>
        </w:numPr>
      </w:pPr>
      <w:r>
        <w:t xml:space="preserve">Add the </w:t>
      </w:r>
      <w:proofErr w:type="spellStart"/>
      <w:r>
        <w:t>auth</w:t>
      </w:r>
      <w:proofErr w:type="spellEnd"/>
      <w:r>
        <w:t xml:space="preserve"> and site keys in the Business Manager custom site preference folder “</w:t>
      </w:r>
      <w:proofErr w:type="spellStart"/>
      <w:r>
        <w:t>TurnTo</w:t>
      </w:r>
      <w:proofErr w:type="spellEnd"/>
      <w:r>
        <w:t xml:space="preserve"> General Settings”. See the following screenshot for a sample of the format:</w:t>
      </w:r>
    </w:p>
    <w:p w14:paraId="7C01A1B7" w14:textId="77777777" w:rsidR="001F4977" w:rsidRDefault="001F4977" w:rsidP="001F4977">
      <w:pPr>
        <w:pStyle w:val="NoSpacing"/>
      </w:pPr>
    </w:p>
    <w:p w14:paraId="65A5D30D" w14:textId="1C9AA79B" w:rsidR="001F4977" w:rsidRPr="005928D6" w:rsidRDefault="001F4977" w:rsidP="001F4977">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sidR="005928D6">
        <w:rPr>
          <w:sz w:val="24"/>
          <w:szCs w:val="24"/>
        </w:rPr>
        <w:t>for Catalog and Orders exports):</w:t>
      </w:r>
      <w:r w:rsidRPr="001F4977">
        <w:rPr>
          <w:sz w:val="24"/>
          <w:szCs w:val="24"/>
        </w:rPr>
        <w:t xml:space="preserve"> </w:t>
      </w:r>
      <w:hyperlink r:id="rId26" w:history="1">
        <w:r w:rsidR="008A46C1" w:rsidRPr="005928D6">
          <w:rPr>
            <w:sz w:val="24"/>
            <w:szCs w:val="24"/>
          </w:rPr>
          <w:t>http://www.turnto.com/feedUpload/postfile</w:t>
        </w:r>
      </w:hyperlink>
      <w:r w:rsidR="005928D6">
        <w:rPr>
          <w:sz w:val="24"/>
          <w:szCs w:val="24"/>
        </w:rPr>
        <w:t xml:space="preserve"> </w:t>
      </w:r>
      <w:r w:rsidR="005928D6" w:rsidRPr="005928D6">
        <w:rPr>
          <w:rStyle w:val="m-5175769436658978726inbox-inbox-wysiwyg-font-size-small"/>
          <w:color w:val="555555"/>
          <w:sz w:val="24"/>
          <w:szCs w:val="24"/>
        </w:rPr>
        <w:t xml:space="preserve"> </w:t>
      </w:r>
    </w:p>
    <w:p w14:paraId="1F4BBF34" w14:textId="77777777" w:rsidR="001F4977" w:rsidRDefault="001F4977" w:rsidP="001F4977">
      <w:pPr>
        <w:pStyle w:val="NoSpacing"/>
      </w:pPr>
    </w:p>
    <w:p w14:paraId="31EC75C6" w14:textId="643C4234" w:rsidR="0008129D" w:rsidRDefault="0008129D" w:rsidP="0008129D">
      <w:r>
        <w:t xml:space="preserve">The URL is not unique per locale, instead the content request body will contain multiple HTTP request parts to distinguish the locale using both site and </w:t>
      </w:r>
      <w:proofErr w:type="spellStart"/>
      <w:r>
        <w:t>auth</w:t>
      </w:r>
      <w:proofErr w:type="spellEnd"/>
      <w:r>
        <w:t xml:space="preserve"> keys.</w:t>
      </w:r>
    </w:p>
    <w:p w14:paraId="75468656" w14:textId="77777777" w:rsidR="006F6FB3" w:rsidRDefault="006F6FB3" w:rsidP="006F6FB3">
      <w:pPr>
        <w:pStyle w:val="NoSpacing"/>
      </w:pPr>
    </w:p>
    <w:p w14:paraId="2D9C7546" w14:textId="39FBE83B" w:rsidR="006F6FB3" w:rsidRDefault="006F6FB3" w:rsidP="006F6FB3">
      <w:r>
        <w:t>Content HTTP Request parts</w:t>
      </w:r>
    </w:p>
    <w:p w14:paraId="5B03C07A" w14:textId="54BF2D35" w:rsidR="006F6FB3" w:rsidRDefault="006F6FB3" w:rsidP="00DE745D">
      <w:pPr>
        <w:pStyle w:val="ListParagraph"/>
        <w:numPr>
          <w:ilvl w:val="0"/>
          <w:numId w:val="27"/>
        </w:numPr>
      </w:pPr>
      <w:r>
        <w:t>File -&gt; locale specific file to upload</w:t>
      </w:r>
    </w:p>
    <w:p w14:paraId="3B372227" w14:textId="4536351A" w:rsidR="006F6FB3" w:rsidRDefault="006F6FB3" w:rsidP="00DE745D">
      <w:pPr>
        <w:pStyle w:val="ListParagraph"/>
        <w:numPr>
          <w:ilvl w:val="0"/>
          <w:numId w:val="27"/>
        </w:numPr>
      </w:pPr>
      <w:proofErr w:type="spellStart"/>
      <w:r>
        <w:t>SiteKey</w:t>
      </w:r>
      <w:proofErr w:type="spellEnd"/>
      <w:r>
        <w:t xml:space="preserve"> -&gt; locale specific site key</w:t>
      </w:r>
    </w:p>
    <w:p w14:paraId="44CD5B3F" w14:textId="4BA00109" w:rsidR="006F6FB3" w:rsidRDefault="006F6FB3" w:rsidP="00DE745D">
      <w:pPr>
        <w:pStyle w:val="ListParagraph"/>
        <w:numPr>
          <w:ilvl w:val="0"/>
          <w:numId w:val="27"/>
        </w:numPr>
      </w:pPr>
      <w:proofErr w:type="spellStart"/>
      <w:r>
        <w:t>AuthKey</w:t>
      </w:r>
      <w:proofErr w:type="spellEnd"/>
      <w:r>
        <w:t xml:space="preserve"> -&gt; locale specific </w:t>
      </w:r>
      <w:proofErr w:type="spellStart"/>
      <w:r>
        <w:t>auth</w:t>
      </w:r>
      <w:proofErr w:type="spellEnd"/>
      <w:r>
        <w:t xml:space="preserve"> key</w:t>
      </w:r>
    </w:p>
    <w:p w14:paraId="493B7423" w14:textId="32437BB4" w:rsidR="006F6FB3" w:rsidRPr="006F6FB3" w:rsidRDefault="006F6FB3" w:rsidP="00DE745D">
      <w:pPr>
        <w:pStyle w:val="ListParagraph"/>
        <w:numPr>
          <w:ilvl w:val="0"/>
          <w:numId w:val="27"/>
        </w:numPr>
        <w:rPr>
          <w:color w:val="auto"/>
        </w:rPr>
      </w:pPr>
      <w:r>
        <w:t xml:space="preserve">Feed Style -&gt; always the following </w:t>
      </w:r>
      <w:r w:rsidRPr="006F6FB3">
        <w:rPr>
          <w:color w:val="auto"/>
        </w:rPr>
        <w:t>string “tab-style.1”</w:t>
      </w:r>
    </w:p>
    <w:p w14:paraId="3EF812A8" w14:textId="77777777" w:rsidR="008D5B5A" w:rsidRPr="008D5B5A" w:rsidRDefault="008D5B5A" w:rsidP="008D5B5A">
      <w:pPr>
        <w:pStyle w:val="NoSpacing"/>
      </w:pPr>
    </w:p>
    <w:p w14:paraId="3BD1C82E" w14:textId="08222D6F" w:rsidR="00463320" w:rsidRDefault="0090396D" w:rsidP="00F5074F">
      <w:pPr>
        <w:pStyle w:val="Heading4"/>
        <w:ind w:firstLine="0"/>
      </w:pPr>
      <w:bookmarkStart w:id="142" w:name="_Toc469044348"/>
      <w:proofErr w:type="spellStart"/>
      <w:r w:rsidRPr="0090396D">
        <w:t>TurnTo</w:t>
      </w:r>
      <w:proofErr w:type="spellEnd"/>
      <w:r w:rsidRPr="0090396D">
        <w:t xml:space="preserve"> SKU-to-Average Rating Feed (Optional)</w:t>
      </w:r>
      <w:bookmarkEnd w:id="142"/>
    </w:p>
    <w:p w14:paraId="2EA49D4E" w14:textId="10B2BEDB" w:rsidR="00463320" w:rsidRDefault="0090396D" w:rsidP="0090396D">
      <w:r w:rsidRPr="0090396D">
        <w:t>Purpose:</w:t>
      </w:r>
      <w:r w:rsidR="00BE6152">
        <w:t xml:space="preserve"> </w:t>
      </w:r>
      <w:r w:rsidRPr="0090396D">
        <w:t xml:space="preserve">Downloads and imports the nightly </w:t>
      </w:r>
      <w:proofErr w:type="spellStart"/>
      <w:r w:rsidRPr="0090396D">
        <w:t>sku</w:t>
      </w:r>
      <w:proofErr w:type="spellEnd"/>
      <w:r w:rsidRPr="0090396D">
        <w:t xml:space="preserve">-to-average-rating feed for </w:t>
      </w:r>
      <w:r w:rsidR="000819DB">
        <w:t>use in the attribute refinements on pages such as search results and category landing</w:t>
      </w:r>
    </w:p>
    <w:p w14:paraId="5205EB88" w14:textId="77777777" w:rsidR="008D5B5A" w:rsidRDefault="008D5B5A" w:rsidP="008D5B5A"/>
    <w:p w14:paraId="02471584" w14:textId="6A4744B6" w:rsidR="00367C20" w:rsidRDefault="003F67FD" w:rsidP="00095E3C">
      <w:pPr>
        <w:rPr>
          <w:b/>
        </w:rPr>
      </w:pPr>
      <w:r w:rsidRPr="00367C20">
        <w:rPr>
          <w:b/>
        </w:rPr>
        <w:t>NOTE</w:t>
      </w:r>
      <w:r w:rsidR="00C9115F" w:rsidRPr="00367C20">
        <w:rPr>
          <w:b/>
        </w:rPr>
        <w:t>: In order to use this job, the steps in “Custom Job Components</w:t>
      </w:r>
      <w:proofErr w:type="gramStart"/>
      <w:r w:rsidR="00C9115F" w:rsidRPr="00367C20">
        <w:rPr>
          <w:b/>
        </w:rPr>
        <w:t>“ must</w:t>
      </w:r>
      <w:proofErr w:type="gramEnd"/>
      <w:r w:rsidR="00C9115F" w:rsidRPr="00367C20">
        <w:rPr>
          <w:b/>
        </w:rPr>
        <w:t xml:space="preserve"> be completed</w:t>
      </w:r>
      <w:r w:rsidR="00367C20" w:rsidRPr="00367C20">
        <w:rPr>
          <w:b/>
        </w:rPr>
        <w:t>.</w:t>
      </w:r>
    </w:p>
    <w:p w14:paraId="4B23F41A" w14:textId="77777777" w:rsidR="00095E3C" w:rsidRPr="00095E3C" w:rsidRDefault="00095E3C" w:rsidP="00095E3C">
      <w:pPr>
        <w:pStyle w:val="NoSpacing"/>
      </w:pPr>
    </w:p>
    <w:p w14:paraId="3614AB8C" w14:textId="59F0B470" w:rsidR="008D5B5A" w:rsidRPr="00367C20" w:rsidRDefault="003F67FD" w:rsidP="008D5B5A">
      <w:pPr>
        <w:rPr>
          <w:b/>
        </w:rPr>
      </w:pPr>
      <w:r w:rsidRPr="00367C20">
        <w:rPr>
          <w:b/>
        </w:rPr>
        <w:t>NOTE</w:t>
      </w:r>
      <w:r w:rsidR="008D5B5A" w:rsidRPr="00367C20">
        <w:rPr>
          <w:b/>
        </w:rPr>
        <w:t>: If your site has multiple locales, the feeds can be localized if setup in Business manager</w:t>
      </w:r>
      <w:r w:rsidR="00367C20" w:rsidRPr="00367C20">
        <w:rPr>
          <w:b/>
        </w:rPr>
        <w:t>.</w:t>
      </w:r>
    </w:p>
    <w:p w14:paraId="1D3CB97E" w14:textId="77777777" w:rsidR="00463320" w:rsidRDefault="00463320" w:rsidP="0090396D"/>
    <w:p w14:paraId="5B10DC20" w14:textId="77777777" w:rsidR="0090396D" w:rsidRPr="0090396D" w:rsidRDefault="0090396D" w:rsidP="00DE745D">
      <w:pPr>
        <w:pStyle w:val="ListParagraph"/>
        <w:numPr>
          <w:ilvl w:val="0"/>
          <w:numId w:val="8"/>
        </w:numPr>
      </w:pPr>
      <w:r w:rsidRPr="0090396D">
        <w:t xml:space="preserve">Enable the </w:t>
      </w:r>
      <w:proofErr w:type="spellStart"/>
      <w:r w:rsidRPr="0090396D">
        <w:t>Sku</w:t>
      </w:r>
      <w:proofErr w:type="spellEnd"/>
      <w:r w:rsidRPr="0090396D">
        <w:t xml:space="preserve"> Average Rating Feed Pull in your </w:t>
      </w:r>
      <w:proofErr w:type="spellStart"/>
      <w:r w:rsidRPr="0090396D">
        <w:t>TurnTo</w:t>
      </w:r>
      <w:proofErr w:type="spellEnd"/>
      <w:r w:rsidRPr="0090396D">
        <w:t xml:space="preserve"> Settings. (Contact your </w:t>
      </w:r>
      <w:proofErr w:type="spellStart"/>
      <w:r w:rsidRPr="0090396D">
        <w:t>TurnTo</w:t>
      </w:r>
      <w:proofErr w:type="spellEnd"/>
      <w:r w:rsidRPr="0090396D">
        <w:t xml:space="preserve"> support representative to enable.)</w:t>
      </w:r>
    </w:p>
    <w:p w14:paraId="30D99104" w14:textId="73B4C43E" w:rsidR="0090396D" w:rsidRPr="0090396D" w:rsidRDefault="0090396D" w:rsidP="00DE745D">
      <w:pPr>
        <w:pStyle w:val="ListParagraph"/>
        <w:numPr>
          <w:ilvl w:val="0"/>
          <w:numId w:val="8"/>
        </w:numPr>
      </w:pPr>
      <w:r w:rsidRPr="0090396D">
        <w:t>After the nightly feed is generated, verify that you can access the feed via a browser at:</w:t>
      </w:r>
      <w:r w:rsidR="004D6993">
        <w:t xml:space="preserve"> </w:t>
      </w:r>
      <w:hyperlink r:id="rId27" w:history="1">
        <w:r w:rsidR="004D6993" w:rsidRPr="00D718C6">
          <w:rPr>
            <w:rStyle w:val="Hyperlink"/>
          </w:rPr>
          <w:t>http://static.www.turnto.com/static/export/YOURSITEKEYHERE/YOURAUTHKEYHERE/turnto-skuaveragerating.xml</w:t>
        </w:r>
      </w:hyperlink>
    </w:p>
    <w:p w14:paraId="259D14AE" w14:textId="2AB8178E" w:rsidR="0090396D" w:rsidRPr="0090396D" w:rsidRDefault="0090396D" w:rsidP="00DE745D">
      <w:pPr>
        <w:pStyle w:val="ListParagraph"/>
        <w:numPr>
          <w:ilvl w:val="0"/>
          <w:numId w:val="8"/>
        </w:numPr>
      </w:pPr>
      <w:r w:rsidRPr="0090396D">
        <w:t xml:space="preserve">Login to </w:t>
      </w:r>
      <w:r w:rsidR="00584802">
        <w:t>your Business Manager account</w:t>
      </w:r>
      <w:r w:rsidRPr="0090396D">
        <w:rPr>
          <w:noProof/>
        </w:rPr>
        <mc:AlternateContent>
          <mc:Choice Requires="wpg">
            <w:drawing>
              <wp:anchor distT="0" distB="0" distL="114300" distR="114300" simplePos="0" relativeHeight="251661312"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F55637D" id="Group 4" o:spid="_x0000_s1026" style="position:absolute;margin-left:22.3pt;margin-top:20.9pt;width:26.65pt;height:26.65pt;z-index:-251655168;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19" o:title=""/>
                  </v:shape>
                </v:group>
                <w10:wrap anchorx="page" anchory="page"/>
              </v:group>
            </w:pict>
          </mc:Fallback>
        </mc:AlternateContent>
      </w:r>
    </w:p>
    <w:p w14:paraId="162F22F7" w14:textId="77777777" w:rsidR="0090396D" w:rsidRPr="0090396D" w:rsidRDefault="0090396D" w:rsidP="00DE745D">
      <w:pPr>
        <w:pStyle w:val="ListParagraph"/>
        <w:numPr>
          <w:ilvl w:val="0"/>
          <w:numId w:val="8"/>
        </w:numPr>
      </w:pPr>
      <w:r w:rsidRPr="0090396D">
        <w:t>Click the Operations link in the Administration section</w:t>
      </w:r>
    </w:p>
    <w:p w14:paraId="295D29B6" w14:textId="77777777" w:rsidR="0090396D" w:rsidRPr="0090396D" w:rsidRDefault="0090396D" w:rsidP="00DE745D">
      <w:pPr>
        <w:pStyle w:val="ListParagraph"/>
        <w:numPr>
          <w:ilvl w:val="0"/>
          <w:numId w:val="8"/>
        </w:numPr>
      </w:pPr>
      <w:r w:rsidRPr="0090396D">
        <w:t>Click Job Schedules</w:t>
      </w:r>
    </w:p>
    <w:p w14:paraId="7615E5A2" w14:textId="67D5916B" w:rsidR="0090396D" w:rsidRPr="0090396D" w:rsidRDefault="006A217C" w:rsidP="00DE745D">
      <w:pPr>
        <w:pStyle w:val="ListParagraph"/>
        <w:numPr>
          <w:ilvl w:val="0"/>
          <w:numId w:val="8"/>
        </w:numPr>
      </w:pPr>
      <w:r>
        <w:t>Click "</w:t>
      </w:r>
      <w:proofErr w:type="spellStart"/>
      <w:r>
        <w:t>TurnToImportAverage</w:t>
      </w:r>
      <w:r w:rsidR="0090396D" w:rsidRPr="0090396D">
        <w:t>Ratings</w:t>
      </w:r>
      <w:proofErr w:type="spellEnd"/>
      <w:r w:rsidR="0090396D" w:rsidRPr="0090396D">
        <w:t>"</w:t>
      </w:r>
      <w:r w:rsidR="0066020E">
        <w:t xml:space="preserve"> </w:t>
      </w:r>
    </w:p>
    <w:p w14:paraId="411772BC" w14:textId="77777777" w:rsidR="0090396D" w:rsidRDefault="0090396D" w:rsidP="00DE745D">
      <w:pPr>
        <w:pStyle w:val="ListParagraph"/>
        <w:numPr>
          <w:ilvl w:val="0"/>
          <w:numId w:val="8"/>
        </w:numPr>
      </w:pPr>
      <w:r w:rsidRPr="0090396D">
        <w:t>Configure your desired run frequency, as well as any notifications, and make sure "Enabled" is checked.</w:t>
      </w:r>
    </w:p>
    <w:p w14:paraId="77823C0D" w14:textId="1B938EF6" w:rsidR="00B37D70" w:rsidRPr="0090396D" w:rsidRDefault="00B37D70" w:rsidP="00DE745D">
      <w:pPr>
        <w:pStyle w:val="ListParagraph"/>
        <w:numPr>
          <w:ilvl w:val="0"/>
          <w:numId w:val="8"/>
        </w:numPr>
      </w:pPr>
      <w:r>
        <w:t>Verify the steps in the “Step Configurator” are set to the correct site</w:t>
      </w:r>
    </w:p>
    <w:p w14:paraId="3B996BF1" w14:textId="3EBC6A07" w:rsidR="0090396D" w:rsidRPr="0090396D" w:rsidRDefault="0008356D" w:rsidP="00DE745D">
      <w:pPr>
        <w:pStyle w:val="ListParagraph"/>
        <w:numPr>
          <w:ilvl w:val="0"/>
          <w:numId w:val="8"/>
        </w:numPr>
      </w:pPr>
      <w:r>
        <w:t>Click Apply</w:t>
      </w:r>
    </w:p>
    <w:p w14:paraId="32B9C0E8" w14:textId="77777777" w:rsidR="0046683E" w:rsidRDefault="0090396D" w:rsidP="00DE745D">
      <w:pPr>
        <w:pStyle w:val="ListParagraph"/>
        <w:numPr>
          <w:ilvl w:val="0"/>
          <w:numId w:val="8"/>
        </w:numPr>
        <w:ind w:left="630"/>
      </w:pPr>
      <w:r w:rsidRPr="0090396D">
        <w:t>After the job has successfully run, products present in the feed will have the following custom attributes populated on the Product record:</w:t>
      </w:r>
      <w:r w:rsidRPr="0090396D">
        <w:br/>
      </w:r>
      <w:proofErr w:type="spellStart"/>
      <w:r w:rsidRPr="0090396D">
        <w:t>turntoAverageRating</w:t>
      </w:r>
      <w:proofErr w:type="spellEnd"/>
      <w:r w:rsidRPr="0090396D">
        <w:br/>
      </w:r>
      <w:proofErr w:type="spellStart"/>
      <w:r w:rsidRPr="0090396D">
        <w:t>turntoReviewCount</w:t>
      </w:r>
      <w:proofErr w:type="spellEnd"/>
      <w:r w:rsidRPr="0090396D">
        <w:br/>
      </w:r>
      <w:proofErr w:type="spellStart"/>
      <w:r w:rsidRPr="0090396D">
        <w:t>turntoRelatedReviewCount</w:t>
      </w:r>
      <w:proofErr w:type="spellEnd"/>
      <w:r w:rsidRPr="0090396D">
        <w:br/>
      </w:r>
      <w:proofErr w:type="spellStart"/>
      <w:r w:rsidRPr="0090396D">
        <w:t>turntoCommentCount</w:t>
      </w:r>
      <w:proofErr w:type="spellEnd"/>
    </w:p>
    <w:p w14:paraId="5141B524" w14:textId="1B2A5355" w:rsidR="0039184C" w:rsidRPr="0090396D" w:rsidRDefault="0039184C" w:rsidP="00DE745D">
      <w:pPr>
        <w:pStyle w:val="ListParagraph"/>
        <w:numPr>
          <w:ilvl w:val="0"/>
          <w:numId w:val="8"/>
        </w:numPr>
        <w:ind w:left="630"/>
      </w:pPr>
      <w:r>
        <w:t>Recommendation: Configure error handling for your email address for testing.</w:t>
      </w:r>
    </w:p>
    <w:p w14:paraId="32D64E7A" w14:textId="77777777" w:rsidR="005422A8" w:rsidRPr="004D6993" w:rsidRDefault="005422A8" w:rsidP="005422A8">
      <w:pPr>
        <w:pStyle w:val="NoSpacing"/>
      </w:pPr>
    </w:p>
    <w:p w14:paraId="68950011" w14:textId="7A8DB645" w:rsidR="004D6993" w:rsidRPr="004D6993" w:rsidRDefault="0090396D" w:rsidP="00B5012B">
      <w:pPr>
        <w:pStyle w:val="Heading4"/>
        <w:ind w:firstLine="0"/>
      </w:pPr>
      <w:bookmarkStart w:id="143" w:name="_Toc469044349"/>
      <w:proofErr w:type="spellStart"/>
      <w:r w:rsidRPr="0090396D">
        <w:lastRenderedPageBreak/>
        <w:t>TurnTo</w:t>
      </w:r>
      <w:proofErr w:type="spellEnd"/>
      <w:r w:rsidRPr="0090396D">
        <w:t xml:space="preserve"> User Generated Content Feed (Optional)</w:t>
      </w:r>
      <w:bookmarkEnd w:id="143"/>
    </w:p>
    <w:p w14:paraId="005FA36B" w14:textId="46723161" w:rsidR="005422A8" w:rsidRDefault="0090396D" w:rsidP="0090396D">
      <w:r w:rsidRPr="0090396D">
        <w:t xml:space="preserve">Purpose: Downloads and imports the Customer Generated Content XML feed for all products, so that the </w:t>
      </w:r>
      <w:proofErr w:type="spellStart"/>
      <w:r w:rsidRPr="0090396D">
        <w:t>TurnTo</w:t>
      </w:r>
      <w:proofErr w:type="spellEnd"/>
      <w:r w:rsidRPr="0090396D">
        <w:t xml:space="preserve"> content can </w:t>
      </w:r>
      <w:r w:rsidR="004149FA">
        <w:t>be searchable on the storefront or used for SEO.</w:t>
      </w:r>
    </w:p>
    <w:p w14:paraId="0C06C4A0" w14:textId="77777777" w:rsidR="0075400B" w:rsidRPr="0075400B" w:rsidRDefault="0075400B" w:rsidP="0075400B">
      <w:pPr>
        <w:pStyle w:val="NoSpacing"/>
      </w:pPr>
    </w:p>
    <w:p w14:paraId="5BB06B61" w14:textId="2DDE803A" w:rsidR="005C0811" w:rsidRDefault="003F67FD" w:rsidP="005C0811">
      <w:pPr>
        <w:rPr>
          <w:b/>
        </w:rPr>
      </w:pPr>
      <w:r w:rsidRPr="0075400B">
        <w:rPr>
          <w:b/>
        </w:rPr>
        <w:t>NOTE</w:t>
      </w:r>
      <w:r w:rsidR="005C0811" w:rsidRPr="0075400B">
        <w:rPr>
          <w:b/>
        </w:rPr>
        <w:t>: In order to use this job, the steps in “Custom Job Components</w:t>
      </w:r>
      <w:proofErr w:type="gramStart"/>
      <w:r w:rsidR="005C0811" w:rsidRPr="0075400B">
        <w:rPr>
          <w:b/>
        </w:rPr>
        <w:t>“ must</w:t>
      </w:r>
      <w:proofErr w:type="gramEnd"/>
      <w:r w:rsidR="005C0811" w:rsidRPr="0075400B">
        <w:rPr>
          <w:b/>
        </w:rPr>
        <w:t xml:space="preserve"> be completed</w:t>
      </w:r>
      <w:r w:rsidR="0075400B" w:rsidRPr="0075400B">
        <w:rPr>
          <w:b/>
        </w:rPr>
        <w:t>.</w:t>
      </w:r>
    </w:p>
    <w:p w14:paraId="25DD3E9E" w14:textId="77777777" w:rsidR="004149FA" w:rsidRPr="004149FA" w:rsidRDefault="004149FA" w:rsidP="004149FA">
      <w:pPr>
        <w:pStyle w:val="NoSpacing"/>
      </w:pPr>
    </w:p>
    <w:p w14:paraId="4FE33D38" w14:textId="6D18D9A9" w:rsidR="005C0811" w:rsidRPr="0075400B" w:rsidRDefault="003F67FD" w:rsidP="005C0811">
      <w:pPr>
        <w:rPr>
          <w:b/>
        </w:rPr>
      </w:pPr>
      <w:r w:rsidRPr="0075400B">
        <w:rPr>
          <w:b/>
        </w:rPr>
        <w:t>NOTE</w:t>
      </w:r>
      <w:r w:rsidR="005C0811" w:rsidRPr="0075400B">
        <w:rPr>
          <w:b/>
        </w:rPr>
        <w:t>: If your site has multiple locales, the feeds can be localized if setup in Business manager</w:t>
      </w:r>
      <w:r w:rsidR="0075400B" w:rsidRPr="0075400B">
        <w:rPr>
          <w:b/>
        </w:rPr>
        <w:t>.</w:t>
      </w:r>
    </w:p>
    <w:p w14:paraId="373087A9" w14:textId="77777777" w:rsidR="004D6993" w:rsidRPr="004D6993" w:rsidRDefault="004D6993" w:rsidP="004D6993">
      <w:pPr>
        <w:pStyle w:val="NoSpacing"/>
      </w:pPr>
    </w:p>
    <w:p w14:paraId="6F67D39B" w14:textId="77777777" w:rsidR="0090396D" w:rsidRPr="0090396D" w:rsidRDefault="0090396D" w:rsidP="00DE745D">
      <w:pPr>
        <w:pStyle w:val="ListParagraph"/>
        <w:numPr>
          <w:ilvl w:val="0"/>
          <w:numId w:val="10"/>
        </w:numPr>
      </w:pPr>
      <w:r w:rsidRPr="0090396D">
        <w:t xml:space="preserve">Contact your </w:t>
      </w:r>
      <w:proofErr w:type="spellStart"/>
      <w:r w:rsidRPr="0090396D">
        <w:t>TurnTo</w:t>
      </w:r>
      <w:proofErr w:type="spellEnd"/>
      <w:r w:rsidRPr="0090396D">
        <w:t xml:space="preserve"> support representative to enable the XML version of the </w:t>
      </w:r>
      <w:proofErr w:type="spellStart"/>
      <w:r w:rsidRPr="0090396D">
        <w:t>sitewide</w:t>
      </w:r>
      <w:proofErr w:type="spellEnd"/>
      <w:r w:rsidRPr="0090396D">
        <w:t xml:space="preserve"> Customer Generated Content Feed.</w:t>
      </w:r>
    </w:p>
    <w:p w14:paraId="7D2DD6A5" w14:textId="5C276063" w:rsidR="0090396D" w:rsidRPr="0090396D" w:rsidRDefault="0090396D" w:rsidP="00DE745D">
      <w:pPr>
        <w:pStyle w:val="ListParagraph"/>
        <w:numPr>
          <w:ilvl w:val="0"/>
          <w:numId w:val="10"/>
        </w:numPr>
      </w:pPr>
      <w:r w:rsidRPr="0090396D">
        <w:t>After the nightly feed is generated, verify that you can access the feed via a browser at:</w:t>
      </w:r>
      <w:r w:rsidR="005422A8">
        <w:t xml:space="preserve"> </w:t>
      </w:r>
      <w:hyperlink r:id="rId28" w:history="1">
        <w:r w:rsidR="005422A8" w:rsidRPr="00D718C6">
          <w:rPr>
            <w:rStyle w:val="Hyperlink"/>
          </w:rPr>
          <w:t>http://static.www.turnto.com/static/export/YOURSITEKEYHERE/YOURAUTHKEYHERE/turnto-ugc.xml</w:t>
        </w:r>
      </w:hyperlink>
    </w:p>
    <w:p w14:paraId="62906329" w14:textId="2078DB1B" w:rsidR="0090396D" w:rsidRPr="0090396D" w:rsidRDefault="0090396D" w:rsidP="00DE745D">
      <w:pPr>
        <w:pStyle w:val="ListParagraph"/>
        <w:numPr>
          <w:ilvl w:val="0"/>
          <w:numId w:val="10"/>
        </w:numPr>
      </w:pPr>
      <w:r w:rsidRPr="0090396D">
        <w:t xml:space="preserve">Login to </w:t>
      </w:r>
      <w:r w:rsidR="00584802">
        <w:t>your Business Manager account</w:t>
      </w:r>
    </w:p>
    <w:p w14:paraId="58391966" w14:textId="77777777" w:rsidR="0090396D" w:rsidRPr="0090396D" w:rsidRDefault="0090396D" w:rsidP="00DE745D">
      <w:pPr>
        <w:pStyle w:val="ListParagraph"/>
        <w:numPr>
          <w:ilvl w:val="0"/>
          <w:numId w:val="10"/>
        </w:numPr>
      </w:pPr>
      <w:r w:rsidRPr="0090396D">
        <w:t>Click the Operations link in the Administration section</w:t>
      </w:r>
    </w:p>
    <w:p w14:paraId="21904169" w14:textId="77777777" w:rsidR="0090396D" w:rsidRPr="0090396D" w:rsidRDefault="0090396D" w:rsidP="00DE745D">
      <w:pPr>
        <w:pStyle w:val="ListParagraph"/>
        <w:numPr>
          <w:ilvl w:val="0"/>
          <w:numId w:val="10"/>
        </w:numPr>
      </w:pPr>
      <w:r w:rsidRPr="0090396D">
        <w:t>Click Job Schedules</w:t>
      </w:r>
    </w:p>
    <w:p w14:paraId="362A2D71" w14:textId="46C1829F" w:rsidR="0090396D" w:rsidRPr="0090396D" w:rsidRDefault="006A217C" w:rsidP="00DE745D">
      <w:pPr>
        <w:pStyle w:val="ListParagraph"/>
        <w:numPr>
          <w:ilvl w:val="0"/>
          <w:numId w:val="10"/>
        </w:numPr>
      </w:pPr>
      <w:r>
        <w:t>Click "</w:t>
      </w:r>
      <w:proofErr w:type="spellStart"/>
      <w:r>
        <w:t>TurnToImportUserGenerated</w:t>
      </w:r>
      <w:r w:rsidR="0090396D" w:rsidRPr="0090396D">
        <w:t>Content</w:t>
      </w:r>
      <w:proofErr w:type="spellEnd"/>
      <w:r w:rsidR="0090396D" w:rsidRPr="0090396D">
        <w:t>"</w:t>
      </w:r>
      <w:r w:rsidR="0066020E">
        <w:t xml:space="preserve"> </w:t>
      </w:r>
    </w:p>
    <w:p w14:paraId="0B1E08CB" w14:textId="77777777" w:rsidR="0090396D" w:rsidRDefault="0090396D" w:rsidP="00DE745D">
      <w:pPr>
        <w:pStyle w:val="ListParagraph"/>
        <w:numPr>
          <w:ilvl w:val="0"/>
          <w:numId w:val="10"/>
        </w:numPr>
      </w:pPr>
      <w:r w:rsidRPr="0090396D">
        <w:t>Configure your desired run frequency, as well as any notifications, and make sure "Enabled" is checked.</w:t>
      </w:r>
    </w:p>
    <w:p w14:paraId="48DC2420" w14:textId="53378199" w:rsidR="00AE438D" w:rsidRPr="0090396D" w:rsidRDefault="00AE438D" w:rsidP="00DE745D">
      <w:pPr>
        <w:pStyle w:val="ListParagraph"/>
        <w:numPr>
          <w:ilvl w:val="0"/>
          <w:numId w:val="10"/>
        </w:numPr>
      </w:pPr>
      <w:r>
        <w:t>Verify the steps in the “Step Configurator” are set to the correct site</w:t>
      </w:r>
    </w:p>
    <w:p w14:paraId="1A4404D4" w14:textId="721B6228" w:rsidR="0090396D" w:rsidRPr="0090396D" w:rsidRDefault="0008356D" w:rsidP="00DE745D">
      <w:pPr>
        <w:pStyle w:val="ListParagraph"/>
        <w:numPr>
          <w:ilvl w:val="0"/>
          <w:numId w:val="10"/>
        </w:numPr>
      </w:pPr>
      <w:r>
        <w:t>Click Apply</w:t>
      </w:r>
    </w:p>
    <w:p w14:paraId="3E79EB85" w14:textId="77777777" w:rsidR="0090396D" w:rsidRDefault="0090396D" w:rsidP="00DE745D">
      <w:pPr>
        <w:pStyle w:val="ListParagraph"/>
        <w:numPr>
          <w:ilvl w:val="0"/>
          <w:numId w:val="10"/>
        </w:numPr>
        <w:ind w:left="630"/>
      </w:pPr>
      <w:r w:rsidRPr="0090396D">
        <w:t>After the job has successfully run, products present in the feed will have the following custom attributes populated on the Product record:</w:t>
      </w:r>
      <w:r w:rsidRPr="0090396D">
        <w:br/>
      </w:r>
      <w:proofErr w:type="spellStart"/>
      <w:r w:rsidRPr="0090396D">
        <w:t>turntoUserGeneratedContent</w:t>
      </w:r>
      <w:proofErr w:type="spellEnd"/>
    </w:p>
    <w:p w14:paraId="495DC695" w14:textId="77777777" w:rsidR="0039184C" w:rsidRPr="0090396D" w:rsidRDefault="0039184C" w:rsidP="00DE745D">
      <w:pPr>
        <w:pStyle w:val="ListParagraph"/>
        <w:numPr>
          <w:ilvl w:val="0"/>
          <w:numId w:val="10"/>
        </w:numPr>
        <w:tabs>
          <w:tab w:val="left" w:pos="810"/>
        </w:tabs>
      </w:pPr>
      <w:r>
        <w:t>Recommendation: Configure error handling for your email address for testing.</w:t>
      </w:r>
    </w:p>
    <w:p w14:paraId="22246F9F" w14:textId="77777777" w:rsidR="00A9651B" w:rsidRPr="00A9651B" w:rsidRDefault="00A9651B" w:rsidP="00A9651B">
      <w:pPr>
        <w:pStyle w:val="NoSpacing"/>
      </w:pPr>
      <w:bookmarkStart w:id="144" w:name="_Toc469044351"/>
    </w:p>
    <w:bookmarkEnd w:id="144"/>
    <w:p w14:paraId="384B3422" w14:textId="3320486A" w:rsidR="001569A5" w:rsidRDefault="009E7451" w:rsidP="009E7451">
      <w:pPr>
        <w:pStyle w:val="Heading4"/>
        <w:ind w:firstLine="0"/>
      </w:pPr>
      <w:r>
        <w:lastRenderedPageBreak/>
        <w:t>Widgets</w:t>
      </w:r>
    </w:p>
    <w:p w14:paraId="24F23EB4" w14:textId="705E5C05" w:rsidR="009C71D6" w:rsidRDefault="001569A5" w:rsidP="009C71D6">
      <w:pPr>
        <w:pStyle w:val="Heading5"/>
        <w:rPr>
          <w:b/>
          <w:i w:val="0"/>
        </w:rPr>
      </w:pPr>
      <w:r w:rsidRPr="00A61FBE">
        <w:rPr>
          <w:b/>
          <w:i w:val="0"/>
        </w:rPr>
        <w:t xml:space="preserve">IMPORTANT NOTE: For </w:t>
      </w:r>
      <w:proofErr w:type="spellStart"/>
      <w:r w:rsidR="00EE791F">
        <w:rPr>
          <w:b/>
          <w:i w:val="0"/>
        </w:rPr>
        <w:t>SpeedFlex</w:t>
      </w:r>
      <w:proofErr w:type="spellEnd"/>
      <w:r w:rsidRPr="00A61FBE">
        <w:rPr>
          <w:b/>
          <w:i w:val="0"/>
        </w:rPr>
        <w:t xml:space="preserve"> the features are enabled via the </w:t>
      </w:r>
      <w:proofErr w:type="spellStart"/>
      <w:r w:rsidRPr="00A61FBE">
        <w:rPr>
          <w:b/>
          <w:i w:val="0"/>
        </w:rPr>
        <w:t>TurnTo</w:t>
      </w:r>
      <w:proofErr w:type="spellEnd"/>
      <w:r w:rsidRPr="00A61FBE">
        <w:rPr>
          <w:b/>
          <w:i w:val="0"/>
        </w:rPr>
        <w:t xml:space="preserve"> dashboard and will be sent via the widgets JS file. There is however some coding setup that will be required for certain features</w:t>
      </w:r>
      <w:r w:rsidR="00147F24" w:rsidRPr="00A61FBE">
        <w:rPr>
          <w:b/>
          <w:i w:val="0"/>
        </w:rPr>
        <w:t xml:space="preserve"> (i.e. primarily div element placement).</w:t>
      </w:r>
      <w:r w:rsidR="009C71D6" w:rsidRPr="00A61FBE">
        <w:rPr>
          <w:b/>
          <w:i w:val="0"/>
        </w:rPr>
        <w:t xml:space="preserve"> </w:t>
      </w:r>
    </w:p>
    <w:p w14:paraId="1769A822" w14:textId="77777777" w:rsidR="00DC4573" w:rsidRDefault="00DC4573" w:rsidP="00DC4573"/>
    <w:p w14:paraId="4B63E164" w14:textId="11CDF890" w:rsidR="00DC4573" w:rsidRPr="00DC4573" w:rsidRDefault="00DC4573" w:rsidP="00DC4573">
      <w:pPr>
        <w:rPr>
          <w:b/>
        </w:rPr>
      </w:pPr>
      <w:r w:rsidRPr="00DC4573">
        <w:rPr>
          <w:b/>
        </w:rPr>
        <w:t xml:space="preserve">NOTE: The widgets below (except the teasers) use the </w:t>
      </w:r>
      <w:r w:rsidR="00FA7C49">
        <w:rPr>
          <w:b/>
        </w:rPr>
        <w:t>turnto</w:t>
      </w:r>
      <w:r w:rsidRPr="00DC4573">
        <w:rPr>
          <w:b/>
        </w:rPr>
        <w:t xml:space="preserve">.js file to obtain and render the </w:t>
      </w:r>
      <w:proofErr w:type="spellStart"/>
      <w:r w:rsidRPr="00DC4573">
        <w:rPr>
          <w:b/>
        </w:rPr>
        <w:t>HTMl</w:t>
      </w:r>
      <w:proofErr w:type="spellEnd"/>
      <w:r w:rsidRPr="00DC4573">
        <w:rPr>
          <w:b/>
        </w:rPr>
        <w:t xml:space="preserve"> and content for features.</w:t>
      </w:r>
    </w:p>
    <w:p w14:paraId="7886CB51" w14:textId="77777777" w:rsidR="009E7451" w:rsidRDefault="009E7451" w:rsidP="009E7451"/>
    <w:p w14:paraId="26FF959E" w14:textId="77777777" w:rsidR="009E7451" w:rsidRPr="009E7451" w:rsidRDefault="009E7451" w:rsidP="009E7451">
      <w:pPr>
        <w:pStyle w:val="NoSpacing"/>
      </w:pPr>
    </w:p>
    <w:p w14:paraId="6632E732" w14:textId="49DC6445" w:rsidR="009E7451" w:rsidRPr="009E7451" w:rsidRDefault="009E7451" w:rsidP="009E7451">
      <w:pPr>
        <w:pStyle w:val="Heading4"/>
        <w:ind w:firstLine="0"/>
      </w:pPr>
      <w:r>
        <w:t>Teaser</w:t>
      </w:r>
    </w:p>
    <w:p w14:paraId="0C735FE9" w14:textId="18FBA1BF" w:rsidR="00147F24" w:rsidRDefault="009E7451" w:rsidP="00147F24">
      <w:r>
        <w:t>A teaser is a condensed version of the reviews summary and list content</w:t>
      </w:r>
      <w:r w:rsidR="0079230D">
        <w:t xml:space="preserve"> and contains a diverse amount of content</w:t>
      </w:r>
    </w:p>
    <w:p w14:paraId="701CB93F" w14:textId="77777777" w:rsidR="0079230D" w:rsidRDefault="0079230D" w:rsidP="0079230D">
      <w:pPr>
        <w:pStyle w:val="NoSpacing"/>
      </w:pPr>
    </w:p>
    <w:p w14:paraId="0878D99B" w14:textId="0F361424" w:rsidR="0079230D" w:rsidRDefault="0079230D" w:rsidP="0079230D">
      <w:pPr>
        <w:rPr>
          <w:ins w:id="145" w:author="user" w:date="2019-05-27T16:00:00Z"/>
          <w:b/>
        </w:rPr>
      </w:pPr>
      <w:r w:rsidRPr="0079230D">
        <w:rPr>
          <w:b/>
        </w:rPr>
        <w:t xml:space="preserve">NOTE: Teasers are the only content that do not use the </w:t>
      </w:r>
      <w:r w:rsidR="00FA7C49">
        <w:rPr>
          <w:b/>
        </w:rPr>
        <w:t>turnto</w:t>
      </w:r>
      <w:r w:rsidRPr="0079230D">
        <w:rPr>
          <w:b/>
        </w:rPr>
        <w:t>.js code, the HTML and logic is contained within the teasers.js file</w:t>
      </w:r>
    </w:p>
    <w:p w14:paraId="28AF6B17" w14:textId="77777777" w:rsidR="00340A35" w:rsidRPr="00340A35" w:rsidRDefault="00340A35">
      <w:pPr>
        <w:pStyle w:val="NoSpacing"/>
        <w:rPr>
          <w:ins w:id="146" w:author="user" w:date="2019-05-27T16:00:00Z"/>
          <w:rPrChange w:id="147" w:author="user" w:date="2019-05-27T16:00:00Z">
            <w:rPr>
              <w:ins w:id="148" w:author="user" w:date="2019-05-27T16:00:00Z"/>
              <w:b/>
            </w:rPr>
          </w:rPrChange>
        </w:rPr>
        <w:pPrChange w:id="149" w:author="user" w:date="2019-05-27T16:00:00Z">
          <w:pPr/>
        </w:pPrChange>
      </w:pPr>
    </w:p>
    <w:p w14:paraId="42389197" w14:textId="4AC100CD" w:rsidR="00340A35" w:rsidRDefault="00340A35" w:rsidP="00340A35">
      <w:pPr>
        <w:rPr>
          <w:ins w:id="150" w:author="user" w:date="2019-05-27T16:00:00Z"/>
          <w:b/>
        </w:rPr>
      </w:pPr>
      <w:ins w:id="151" w:author="user" w:date="2019-05-27T16:00:00Z">
        <w:r w:rsidRPr="0079230D">
          <w:rPr>
            <w:b/>
          </w:rPr>
          <w:t xml:space="preserve">NOTE: </w:t>
        </w:r>
      </w:ins>
      <w:ins w:id="152" w:author="user" w:date="2019-05-27T16:01:00Z">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ins>
    </w:p>
    <w:p w14:paraId="19508CDC" w14:textId="77777777" w:rsidR="00340A35" w:rsidRPr="00340A35" w:rsidDel="00340A35" w:rsidRDefault="00340A35">
      <w:pPr>
        <w:pStyle w:val="NoSpacing"/>
        <w:rPr>
          <w:del w:id="153" w:author="user" w:date="2019-05-27T16:00:00Z"/>
          <w:rPrChange w:id="154" w:author="user" w:date="2019-05-27T16:00:00Z">
            <w:rPr>
              <w:del w:id="155" w:author="user" w:date="2019-05-27T16:00:00Z"/>
              <w:b/>
            </w:rPr>
          </w:rPrChange>
        </w:rPr>
        <w:pPrChange w:id="156" w:author="user" w:date="2019-05-27T16:00:00Z">
          <w:pPr/>
        </w:pPrChange>
      </w:pPr>
    </w:p>
    <w:p w14:paraId="453EFBBA" w14:textId="77777777" w:rsidR="008805D7" w:rsidRDefault="008805D7" w:rsidP="008805D7">
      <w:pPr>
        <w:pStyle w:val="NoSpacing"/>
      </w:pPr>
    </w:p>
    <w:p w14:paraId="613EF7DC" w14:textId="77777777" w:rsidR="00D601CF" w:rsidRPr="0079230D" w:rsidRDefault="00D601CF" w:rsidP="00D601CF">
      <w:pPr>
        <w:rPr>
          <w:b/>
        </w:rPr>
      </w:pPr>
      <w:r w:rsidRPr="0079230D">
        <w:rPr>
          <w:b/>
        </w:rPr>
        <w:t xml:space="preserve">NOTE: Teasers </w:t>
      </w:r>
      <w:r>
        <w:rPr>
          <w:b/>
        </w:rPr>
        <w:t>require a minimum of 4 reviews to show the read comments section. This can be modified in the teasers.js file.</w:t>
      </w:r>
    </w:p>
    <w:p w14:paraId="3A5EE559" w14:textId="77777777" w:rsidR="009E7451" w:rsidRDefault="009E7451" w:rsidP="009E7451">
      <w:pPr>
        <w:pStyle w:val="NoSpacing"/>
      </w:pPr>
    </w:p>
    <w:p w14:paraId="14154C57" w14:textId="01070981" w:rsidR="009E7451" w:rsidRDefault="009E7451" w:rsidP="009E7451">
      <w:pPr>
        <w:rPr>
          <w:rFonts w:ascii="Times Roman" w:hAnsi="Times Roman" w:cs="Times Roman"/>
          <w:sz w:val="24"/>
          <w:szCs w:val="24"/>
        </w:rPr>
      </w:pPr>
      <w:r>
        <w:t xml:space="preserve">You can include the following information in your CGC Teaser implementation: </w:t>
      </w:r>
    </w:p>
    <w:p w14:paraId="2A6DD60E" w14:textId="77777777" w:rsidR="009E7451" w:rsidRPr="009E7451" w:rsidRDefault="009E7451" w:rsidP="009E7451">
      <w:pPr>
        <w:pStyle w:val="ListParagraph"/>
        <w:numPr>
          <w:ilvl w:val="0"/>
          <w:numId w:val="39"/>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55DD0429" w14:textId="77777777" w:rsid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20E1AB0B" w14:textId="77777777" w:rsidR="000E2EA2" w:rsidRPr="000E2EA2" w:rsidRDefault="009E7451" w:rsidP="000E2EA2">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32A6B0A5" w14:textId="0CF6FA1D" w:rsidR="000E2EA2" w:rsidRPr="000E2EA2"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4CD55828" w14:textId="77777777"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11A1E081" w14:textId="29D0C342"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595A578E" w14:textId="77777777" w:rsidR="000E2EA2"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283AD429" w14:textId="687EE2B9" w:rsidR="009E7451" w:rsidRPr="009E7451"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009E7451" w:rsidRPr="009E7451">
        <w:rPr>
          <w:rFonts w:ascii="Arial" w:hAnsi="Arial" w:cs="Arial"/>
          <w:color w:val="000000"/>
          <w:sz w:val="29"/>
          <w:szCs w:val="29"/>
        </w:rPr>
        <w:t xml:space="preserve"> </w:t>
      </w:r>
    </w:p>
    <w:p w14:paraId="0A2926EB" w14:textId="73E9F5EB"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12754740" w14:textId="77777777" w:rsidR="009E7451" w:rsidRPr="009E7451" w:rsidRDefault="009E7451" w:rsidP="009E7451">
      <w:pPr>
        <w:pStyle w:val="NoSpacing"/>
        <w:rPr>
          <w:b/>
        </w:rPr>
      </w:pPr>
    </w:p>
    <w:p w14:paraId="0672F908" w14:textId="5A016CA6" w:rsidR="00C0119A" w:rsidRDefault="009E7451" w:rsidP="00C0119A">
      <w:pPr>
        <w:pStyle w:val="Heading5"/>
        <w:rPr>
          <w:rFonts w:ascii="Times Roman" w:hAnsi="Times Roman" w:cs="Times Roman"/>
          <w:sz w:val="24"/>
          <w:szCs w:val="24"/>
        </w:rPr>
      </w:pPr>
      <w:r>
        <w:t>Im</w:t>
      </w:r>
      <w:r w:rsidR="00C0119A">
        <w:t xml:space="preserve">plementation Example </w:t>
      </w:r>
    </w:p>
    <w:p w14:paraId="03C84E80" w14:textId="57CBA430" w:rsidR="00C0119A" w:rsidRDefault="00C0119A" w:rsidP="00C0119A">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36782685" w14:textId="16D4319B" w:rsidR="00C0119A" w:rsidRDefault="00C0119A" w:rsidP="00C0119A">
      <w:pPr>
        <w:rPr>
          <w:rFonts w:ascii="Times Roman" w:hAnsi="Times Roman" w:cs="Times Roman"/>
          <w:sz w:val="24"/>
          <w:szCs w:val="24"/>
        </w:rPr>
      </w:pPr>
      <w:r>
        <w:rPr>
          <w:sz w:val="29"/>
          <w:szCs w:val="29"/>
        </w:rPr>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77777777" w:rsidR="00C0119A" w:rsidRDefault="00C0119A" w:rsidP="00C0119A">
      <w:pPr>
        <w:rPr>
          <w:sz w:val="29"/>
          <w:szCs w:val="29"/>
        </w:rPr>
      </w:pPr>
      <w:r>
        <w:rPr>
          <w:sz w:val="29"/>
          <w:szCs w:val="29"/>
        </w:rPr>
        <w:t xml:space="preserve">On pages with Checkout Comments but no Reviews: </w:t>
      </w:r>
    </w:p>
    <w:p w14:paraId="43DF36B7" w14:textId="38E19FBC" w:rsidR="00C0119A" w:rsidRPr="00C0119A" w:rsidRDefault="00C0119A" w:rsidP="00C0119A">
      <w:pPr>
        <w:pStyle w:val="NoSpacing"/>
      </w:pPr>
      <w:r>
        <w:rPr>
          <w:rFonts w:ascii="Times Roman" w:hAnsi="Times Roman" w:cs="Times Roman"/>
          <w:noProof/>
          <w:sz w:val="24"/>
          <w:szCs w:val="24"/>
        </w:rPr>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40B2AD26" w:rsidR="00C0119A" w:rsidRDefault="00C0119A" w:rsidP="00C0119A">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77777777" w:rsidR="00C0119A" w:rsidRDefault="00C0119A" w:rsidP="00C0119A">
      <w:pPr>
        <w:rPr>
          <w:rFonts w:ascii="Times Roman" w:hAnsi="Times Roman" w:cs="Times Roman"/>
          <w:sz w:val="24"/>
          <w:szCs w:val="24"/>
        </w:rPr>
      </w:pPr>
      <w:r>
        <w:rPr>
          <w:sz w:val="29"/>
          <w:szCs w:val="29"/>
        </w:rPr>
        <w:t xml:space="preserve">Or on pages with no Reviews or Comments (or you choose to exclude Comments from the Teaser): </w:t>
      </w:r>
    </w:p>
    <w:p w14:paraId="2E3DC1D5" w14:textId="5A3F126C" w:rsidR="00C0119A" w:rsidRDefault="00C0119A" w:rsidP="00C0119A">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7D52708" w14:textId="77777777" w:rsidR="00D405B7" w:rsidRDefault="00D405B7" w:rsidP="00D405B7"/>
    <w:p w14:paraId="7C95BC3C" w14:textId="17634AAD" w:rsidR="0031466D" w:rsidRDefault="0031466D" w:rsidP="0031466D">
      <w:pPr>
        <w:pStyle w:val="Heading5"/>
      </w:pPr>
      <w:r>
        <w:t>Teaser Stars</w:t>
      </w:r>
    </w:p>
    <w:p w14:paraId="16E55FE5" w14:textId="4637D12A" w:rsidR="0031466D" w:rsidRDefault="0031466D" w:rsidP="0031466D">
      <w:pPr>
        <w:rPr>
          <w:b/>
        </w:rPr>
      </w:pPr>
      <w:r w:rsidRPr="0031466D">
        <w:rPr>
          <w:b/>
        </w:rPr>
        <w:t xml:space="preserve">NOTE: The teaser stars are configured by default to use SVGs, see the </w:t>
      </w:r>
      <w:proofErr w:type="spellStart"/>
      <w:r w:rsidRPr="0031466D">
        <w:rPr>
          <w:b/>
        </w:rPr>
        <w:t>starsvgs.isml</w:t>
      </w:r>
      <w:proofErr w:type="spellEnd"/>
      <w:r w:rsidRPr="0031466D">
        <w:rPr>
          <w:b/>
        </w:rPr>
        <w:t xml:space="preserve"> template.</w:t>
      </w:r>
    </w:p>
    <w:p w14:paraId="0C7853B8" w14:textId="77777777" w:rsidR="0031466D" w:rsidRDefault="0031466D" w:rsidP="0031466D">
      <w:pPr>
        <w:pStyle w:val="NoSpacing"/>
      </w:pPr>
    </w:p>
    <w:p w14:paraId="66EAF567" w14:textId="5ED55AF7" w:rsidR="0031466D" w:rsidRDefault="0031466D" w:rsidP="0031466D">
      <w:r w:rsidRPr="0031466D">
        <w:t xml:space="preserve">If you prefer to use images other than SVGs, you’ll need to modify the image reference in the </w:t>
      </w:r>
      <w:proofErr w:type="spellStart"/>
      <w:r w:rsidRPr="0031466D">
        <w:rPr>
          <w:color w:val="103CC0"/>
        </w:rPr>
        <w:t>generateTeaserStar</w:t>
      </w:r>
      <w:proofErr w:type="spellEnd"/>
      <w:r w:rsidRPr="0031466D">
        <w:rPr>
          <w:rFonts w:ascii="Times Roman" w:hAnsi="Times Roman" w:cs="Times Roman"/>
          <w:color w:val="103CC0"/>
        </w:rPr>
        <w:t xml:space="preserve"> </w:t>
      </w:r>
      <w:r w:rsidRPr="0031466D">
        <w:t xml:space="preserve">and </w:t>
      </w:r>
      <w:proofErr w:type="spellStart"/>
      <w:r w:rsidRPr="0031466D">
        <w:rPr>
          <w:color w:val="103CC0"/>
        </w:rPr>
        <w:t>generateTeaserStars</w:t>
      </w:r>
      <w:proofErr w:type="spellEnd"/>
      <w:r w:rsidRPr="0031466D">
        <w:rPr>
          <w:rFonts w:ascii="Times Roman" w:hAnsi="Times Roman" w:cs="Times Roman"/>
          <w:color w:val="103CC0"/>
        </w:rPr>
        <w:t xml:space="preserve"> </w:t>
      </w:r>
      <w:r w:rsidRPr="0031466D">
        <w:t xml:space="preserve">functions below. </w:t>
      </w:r>
    </w:p>
    <w:p w14:paraId="706DD070" w14:textId="77777777" w:rsidR="0031466D" w:rsidRPr="0031466D" w:rsidRDefault="0031466D" w:rsidP="0031466D">
      <w:pPr>
        <w:pStyle w:val="NoSpacing"/>
      </w:pPr>
    </w:p>
    <w:p w14:paraId="7F30629A" w14:textId="388A08CB" w:rsidR="0031466D" w:rsidRPr="006146CF" w:rsidRDefault="0031466D" w:rsidP="0031466D">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666003A2" w14:textId="77777777" w:rsidR="0031466D" w:rsidRPr="0031466D" w:rsidRDefault="0031466D" w:rsidP="0031466D">
      <w:pPr>
        <w:pStyle w:val="NoSpacing"/>
      </w:pPr>
    </w:p>
    <w:p w14:paraId="5C42D57B" w14:textId="3098A99C" w:rsidR="00147F24" w:rsidRDefault="00D405B7" w:rsidP="00BA6145">
      <w:pPr>
        <w:pStyle w:val="Heading4"/>
        <w:ind w:firstLine="0"/>
      </w:pPr>
      <w:bookmarkStart w:id="157" w:name="_Toc469044352"/>
      <w:r w:rsidRPr="00F527F3">
        <w:t>Q&amp;A</w:t>
      </w:r>
      <w:bookmarkStart w:id="158" w:name="_Toc469044353"/>
      <w:bookmarkEnd w:id="157"/>
      <w:r w:rsidR="00623FF1">
        <w:t xml:space="preserve"> and </w:t>
      </w:r>
      <w:r w:rsidRPr="00D405B7">
        <w:t>Reviews</w:t>
      </w:r>
      <w:bookmarkEnd w:id="158"/>
    </w:p>
    <w:p w14:paraId="49502704" w14:textId="77777777" w:rsidR="00E906EB" w:rsidRDefault="00E906EB" w:rsidP="00E906EB">
      <w:pPr>
        <w:rPr>
          <w:ins w:id="159" w:author="user" w:date="2019-05-27T16:02:00Z"/>
          <w:b/>
        </w:rPr>
      </w:pPr>
      <w:ins w:id="160" w:author="user" w:date="2019-05-27T16:02:00Z">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ins>
    </w:p>
    <w:p w14:paraId="0B04B06B" w14:textId="4BAD101E" w:rsidR="00147F24" w:rsidRPr="0009387B" w:rsidDel="00E906EB" w:rsidRDefault="0009387B" w:rsidP="00147F24">
      <w:pPr>
        <w:rPr>
          <w:del w:id="161" w:author="user" w:date="2019-05-27T16:02:00Z"/>
          <w:b/>
        </w:rPr>
      </w:pPr>
      <w:del w:id="162" w:author="user" w:date="2019-05-27T16:02:00Z">
        <w:r w:rsidRPr="0009387B" w:rsidDel="00E906EB">
          <w:rPr>
            <w:b/>
          </w:rPr>
          <w:delText xml:space="preserve">NOTE: </w:delText>
        </w:r>
        <w:r w:rsidR="00147F24" w:rsidRPr="0009387B" w:rsidDel="00E906EB">
          <w:rPr>
            <w:b/>
          </w:rPr>
          <w:delText>All features are enabled/disabled via the TurnTo dashboard</w:delText>
        </w:r>
        <w:r w:rsidRPr="0009387B" w:rsidDel="00E906EB">
          <w:rPr>
            <w:b/>
          </w:rPr>
          <w:delText>, not in SFCC Business Manager</w:delText>
        </w:r>
        <w:r w:rsidR="00147F24" w:rsidRPr="0009387B" w:rsidDel="00E906EB">
          <w:rPr>
            <w:b/>
          </w:rPr>
          <w:delText>.</w:delText>
        </w:r>
      </w:del>
    </w:p>
    <w:p w14:paraId="1F0D7E4A" w14:textId="77777777" w:rsidR="00412A3B" w:rsidRDefault="00412A3B" w:rsidP="00C94853">
      <w:pPr>
        <w:pStyle w:val="Heading4"/>
        <w:ind w:firstLine="0"/>
      </w:pPr>
    </w:p>
    <w:p w14:paraId="2DA3ADDF" w14:textId="7B520978" w:rsidR="00C94853" w:rsidRDefault="00C94853" w:rsidP="00C94853">
      <w:pPr>
        <w:pStyle w:val="Heading4"/>
        <w:ind w:firstLine="0"/>
      </w:pPr>
      <w:r>
        <w:t>Review Summary Widget</w:t>
      </w:r>
    </w:p>
    <w:p w14:paraId="40693978" w14:textId="22F58F4F" w:rsidR="00F527B2" w:rsidRDefault="00F527B2" w:rsidP="00F527B2">
      <w:pPr>
        <w:rPr>
          <w:ins w:id="163" w:author="user" w:date="2019-05-27T16:02:00Z"/>
          <w:b/>
        </w:rPr>
      </w:pPr>
      <w:r w:rsidRPr="003D09D3">
        <w:rPr>
          <w:b/>
        </w:rPr>
        <w:t>NOTE: By default, the reviews list is added to the widgets template</w:t>
      </w:r>
      <w:r>
        <w:rPr>
          <w:b/>
        </w:rPr>
        <w:t xml:space="preserve"> along with the reviews list.</w:t>
      </w:r>
    </w:p>
    <w:p w14:paraId="087D7AA2" w14:textId="77777777" w:rsidR="00E906EB" w:rsidRDefault="00E906EB" w:rsidP="00E906EB">
      <w:pPr>
        <w:rPr>
          <w:ins w:id="164" w:author="user" w:date="2019-05-27T16:02:00Z"/>
          <w:b/>
        </w:rPr>
      </w:pPr>
      <w:ins w:id="165" w:author="user" w:date="2019-05-27T16:02:00Z">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ins>
    </w:p>
    <w:p w14:paraId="41878EC9" w14:textId="77777777" w:rsidR="00E906EB" w:rsidRPr="00E906EB" w:rsidRDefault="00E906EB">
      <w:pPr>
        <w:pStyle w:val="NoSpacing"/>
        <w:rPr>
          <w:rPrChange w:id="166" w:author="user" w:date="2019-05-27T16:02:00Z">
            <w:rPr>
              <w:b/>
            </w:rPr>
          </w:rPrChange>
        </w:rPr>
        <w:pPrChange w:id="167" w:author="user" w:date="2019-05-27T16:02:00Z">
          <w:pPr/>
        </w:pPrChange>
      </w:pPr>
    </w:p>
    <w:p w14:paraId="0E3272C2" w14:textId="77777777" w:rsidR="00F527B2" w:rsidRPr="00F527B2" w:rsidRDefault="00F527B2" w:rsidP="00F527B2"/>
    <w:p w14:paraId="59D264D4" w14:textId="77777777" w:rsidR="00C94853" w:rsidRDefault="00C94853" w:rsidP="00C94853">
      <w:pPr>
        <w:rPr>
          <w:rFonts w:ascii="Times Roman" w:hAnsi="Times Roman" w:cs="Times Roman"/>
          <w:sz w:val="24"/>
          <w:szCs w:val="24"/>
        </w:rPr>
      </w:pPr>
      <w:r>
        <w:t xml:space="preserve">The Review Summary widget succinctly summarizes your review data on the PDP, showing the following elements: </w:t>
      </w:r>
    </w:p>
    <w:p w14:paraId="5A75DF41" w14:textId="77777777" w:rsidR="00C94853" w:rsidRDefault="00C94853" w:rsidP="00C94853">
      <w:pPr>
        <w:pStyle w:val="ListParagraph"/>
        <w:numPr>
          <w:ilvl w:val="0"/>
          <w:numId w:val="36"/>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5A51C124"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6B2EF251"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7DC60D79" w14:textId="77777777" w:rsidR="00C94853" w:rsidRDefault="00C94853" w:rsidP="00C94853">
      <w:pPr>
        <w:pStyle w:val="ListParagraph"/>
        <w:numPr>
          <w:ilvl w:val="0"/>
          <w:numId w:val="36"/>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1DCA4DB1" w14:textId="77777777" w:rsidR="00C94853" w:rsidRDefault="00C94853" w:rsidP="00C94853">
      <w:pPr>
        <w:pStyle w:val="ListParagraph"/>
        <w:numPr>
          <w:ilvl w:val="0"/>
          <w:numId w:val="36"/>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595DEED3" w14:textId="5E118C52" w:rsidR="00204D9E" w:rsidRPr="00287703" w:rsidRDefault="00C94853" w:rsidP="00204D9E">
      <w:pPr>
        <w:pStyle w:val="ListParagraph"/>
        <w:numPr>
          <w:ilvl w:val="0"/>
          <w:numId w:val="36"/>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21271BC4" w14:textId="74610139" w:rsidR="00204D9E" w:rsidRDefault="00204D9E" w:rsidP="00204D9E">
      <w:pPr>
        <w:pStyle w:val="Heading4"/>
        <w:ind w:firstLine="0"/>
      </w:pPr>
      <w:r>
        <w:t>No Rating Display</w:t>
      </w:r>
    </w:p>
    <w:p w14:paraId="55D9809E" w14:textId="697AEF1E" w:rsidR="00AA44D5" w:rsidRDefault="00204D9E" w:rsidP="00AA44D5">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4A8CC18C" w14:textId="14EA05C8" w:rsidR="00287703" w:rsidRDefault="00287703" w:rsidP="00287703">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w:t>
      </w:r>
      <w:proofErr w:type="spellStart"/>
      <w:r w:rsidRPr="000E4AA9">
        <w:rPr>
          <w:rFonts w:ascii="Arial" w:hAnsi="Arial" w:cs="Arial"/>
          <w:b/>
        </w:rPr>
        <w:t>TurnTo</w:t>
      </w:r>
      <w:proofErr w:type="spellEnd"/>
      <w:r w:rsidRPr="000E4AA9">
        <w:rPr>
          <w:rFonts w:ascii="Arial" w:hAnsi="Arial" w:cs="Arial"/>
          <w:b/>
        </w:rPr>
        <w:t xml:space="preserve"> account team to learn more </w:t>
      </w:r>
    </w:p>
    <w:p w14:paraId="1A6DF74F" w14:textId="77777777" w:rsidR="00F527B2" w:rsidRPr="00F527B2" w:rsidRDefault="00F527B2" w:rsidP="00F527B2">
      <w:pPr>
        <w:pStyle w:val="NoSpacing"/>
      </w:pPr>
    </w:p>
    <w:p w14:paraId="1CF0DD74" w14:textId="77777777" w:rsidR="003D09D3" w:rsidRDefault="003D09D3" w:rsidP="003D09D3">
      <w:pPr>
        <w:pStyle w:val="Heading4"/>
        <w:ind w:firstLine="0"/>
      </w:pPr>
      <w:r>
        <w:t xml:space="preserve">Review List Widget </w:t>
      </w:r>
    </w:p>
    <w:p w14:paraId="343F43E0" w14:textId="50CBB24C" w:rsidR="003D09D3" w:rsidRDefault="003D09D3" w:rsidP="003D09D3">
      <w:pPr>
        <w:rPr>
          <w:ins w:id="168" w:author="user" w:date="2019-05-27T16:03:00Z"/>
          <w:b/>
        </w:rPr>
      </w:pPr>
      <w:r w:rsidRPr="003D09D3">
        <w:rPr>
          <w:b/>
        </w:rPr>
        <w:t>NOTE: By default, the reviews list is added to the widgets template</w:t>
      </w:r>
      <w:r w:rsidR="00F527B2">
        <w:rPr>
          <w:b/>
        </w:rPr>
        <w:t xml:space="preserve"> along with the reviews summary.</w:t>
      </w:r>
    </w:p>
    <w:p w14:paraId="3183E281" w14:textId="2B9540FC" w:rsidR="008C56B1" w:rsidRDefault="008C56B1" w:rsidP="008C56B1">
      <w:pPr>
        <w:pStyle w:val="NoSpacing"/>
        <w:rPr>
          <w:ins w:id="169" w:author="user" w:date="2019-05-27T16:03:00Z"/>
        </w:rPr>
      </w:pPr>
    </w:p>
    <w:p w14:paraId="28AEEB77" w14:textId="77777777" w:rsidR="008C56B1" w:rsidRDefault="008C56B1" w:rsidP="008C56B1">
      <w:pPr>
        <w:rPr>
          <w:ins w:id="170" w:author="user" w:date="2019-05-27T16:03:00Z"/>
          <w:b/>
        </w:rPr>
      </w:pPr>
      <w:ins w:id="171" w:author="user" w:date="2019-05-27T16:03:00Z">
        <w:r w:rsidRPr="0079230D">
          <w:rPr>
            <w:b/>
          </w:rPr>
          <w:lastRenderedPageBreak/>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ins>
    </w:p>
    <w:p w14:paraId="17EAE063" w14:textId="77777777" w:rsidR="008C56B1" w:rsidRPr="00E6654B" w:rsidRDefault="008C56B1">
      <w:pPr>
        <w:pStyle w:val="NoSpacing"/>
        <w:rPr>
          <w:rPrChange w:id="172" w:author="user" w:date="2019-05-27T16:41:00Z">
            <w:rPr>
              <w:b/>
            </w:rPr>
          </w:rPrChange>
        </w:rPr>
        <w:pPrChange w:id="173" w:author="user" w:date="2019-05-27T16:03:00Z">
          <w:pPr/>
        </w:pPrChange>
      </w:pPr>
    </w:p>
    <w:p w14:paraId="7A1BC236" w14:textId="77777777" w:rsidR="003D09D3" w:rsidRPr="003D09D3" w:rsidRDefault="003D09D3" w:rsidP="003D09D3">
      <w:pPr>
        <w:pStyle w:val="NoSpacing"/>
      </w:pPr>
    </w:p>
    <w:p w14:paraId="388DD55E" w14:textId="77777777" w:rsidR="003D09D3" w:rsidRDefault="003D09D3" w:rsidP="003D09D3">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displays a list of shopper Ratings &amp; Reviews for a product. Most customers choose to place the Review List widget directly below the Review Summary widget. </w:t>
      </w:r>
    </w:p>
    <w:p w14:paraId="164BC0DD" w14:textId="43B2778D" w:rsidR="002747D3" w:rsidRDefault="002747D3" w:rsidP="002747D3">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27944B0" w14:textId="77777777" w:rsidR="00242671" w:rsidRDefault="00242671" w:rsidP="00242671">
      <w:pPr>
        <w:pStyle w:val="NoSpacing"/>
      </w:pPr>
    </w:p>
    <w:p w14:paraId="70C91AC6" w14:textId="77777777" w:rsidR="00242671" w:rsidRDefault="00242671" w:rsidP="0024267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945EE83"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5FCA6881"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4BE6E48D" w14:textId="77777777"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Sort - ability to sort reviews by most helpful, most recent, oldest, highest, and lowest rated</w:t>
      </w:r>
    </w:p>
    <w:p w14:paraId="3A54A625" w14:textId="77777777" w:rsid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9F659B0" w14:textId="387D14BE"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4CA02086"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5F6C5E51" w14:textId="40781D80" w:rsidR="003D09D3" w:rsidRPr="0005446B" w:rsidRDefault="00242671" w:rsidP="003D09D3">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0D500A39" w14:textId="77777777" w:rsidR="003D09D3" w:rsidRPr="003D09D3" w:rsidRDefault="003D09D3" w:rsidP="003D09D3">
      <w:pPr>
        <w:pStyle w:val="Heading4"/>
      </w:pPr>
    </w:p>
    <w:p w14:paraId="1E9C0C66" w14:textId="6427CEEA" w:rsidR="00D405B7" w:rsidRDefault="00D405B7" w:rsidP="003D09D3">
      <w:pPr>
        <w:pStyle w:val="Heading4"/>
        <w:ind w:firstLine="0"/>
      </w:pPr>
      <w:bookmarkStart w:id="174" w:name="_Toc469044355"/>
      <w:proofErr w:type="spellStart"/>
      <w:r w:rsidRPr="00D405B7">
        <w:t>TurnTo</w:t>
      </w:r>
      <w:proofErr w:type="spellEnd"/>
      <w:r w:rsidRPr="00D405B7">
        <w:t xml:space="preserve"> Checkout </w:t>
      </w:r>
      <w:r w:rsidRPr="00F527F3">
        <w:rPr>
          <w:szCs w:val="30"/>
        </w:rPr>
        <w:t>Comments</w:t>
      </w:r>
      <w:bookmarkEnd w:id="174"/>
    </w:p>
    <w:p w14:paraId="3DA19595" w14:textId="77777777" w:rsidR="00B010A7" w:rsidRPr="003D09D3" w:rsidRDefault="00B010A7" w:rsidP="00B010A7">
      <w:pPr>
        <w:rPr>
          <w:ins w:id="175" w:author="user" w:date="2019-05-27T15:41:00Z"/>
          <w:b/>
        </w:rPr>
      </w:pPr>
      <w:ins w:id="176" w:author="user" w:date="2019-05-27T15:41:00Z">
        <w:r w:rsidRPr="003D09D3">
          <w:rPr>
            <w:b/>
          </w:rPr>
          <w:t>NOTE: By default, the reviews list is added to the widgets template</w:t>
        </w:r>
        <w:r>
          <w:rPr>
            <w:b/>
          </w:rPr>
          <w:t xml:space="preserve"> along with the reviews summary.</w:t>
        </w:r>
      </w:ins>
    </w:p>
    <w:p w14:paraId="13ECD51B" w14:textId="77777777" w:rsidR="00E32F3E" w:rsidRPr="00E32F3E" w:rsidRDefault="00E32F3E" w:rsidP="00E32F3E">
      <w:pPr>
        <w:pStyle w:val="NoSpacing"/>
      </w:pPr>
    </w:p>
    <w:p w14:paraId="639461D2" w14:textId="56F4B418" w:rsidR="00D405B7" w:rsidRPr="00D405B7" w:rsidRDefault="00E32F3E" w:rsidP="00D405B7">
      <w:r>
        <w:t>Features Include</w:t>
      </w:r>
      <w:r w:rsidR="00D405B7" w:rsidRPr="00D405B7">
        <w:t>:</w:t>
      </w:r>
    </w:p>
    <w:p w14:paraId="4E79A68B" w14:textId="613127C5" w:rsidR="00D405B7" w:rsidRPr="00D405B7" w:rsidRDefault="00D405B7" w:rsidP="00DE745D">
      <w:pPr>
        <w:pStyle w:val="ListParagraph"/>
        <w:numPr>
          <w:ilvl w:val="0"/>
          <w:numId w:val="11"/>
        </w:numPr>
      </w:pPr>
      <w:r w:rsidRPr="00D405B7">
        <w:lastRenderedPageBreak/>
        <w:t>Checkout Comments Capture Widget</w:t>
      </w:r>
      <w:r w:rsidR="00E32F3E">
        <w:t xml:space="preserve">: </w:t>
      </w:r>
    </w:p>
    <w:p w14:paraId="2BF6FE36" w14:textId="35CF88D5" w:rsidR="00D405B7" w:rsidRPr="00D405B7" w:rsidRDefault="00D405B7" w:rsidP="00DE745D">
      <w:pPr>
        <w:pStyle w:val="ListParagraph"/>
        <w:numPr>
          <w:ilvl w:val="0"/>
          <w:numId w:val="11"/>
        </w:numPr>
      </w:pPr>
      <w:r w:rsidRPr="00D405B7">
        <w:t>Checkout Comments PDP Widget</w:t>
      </w:r>
      <w:r w:rsidR="00E32F3E">
        <w:t>:</w:t>
      </w:r>
      <w:r w:rsidR="00E32F3E" w:rsidRPr="00E32F3E">
        <w:t xml:space="preserve"> </w:t>
      </w:r>
    </w:p>
    <w:p w14:paraId="3D831DAE" w14:textId="2389FDF1" w:rsidR="00D405B7" w:rsidRPr="00D405B7" w:rsidRDefault="00D405B7" w:rsidP="00DE745D">
      <w:pPr>
        <w:pStyle w:val="ListParagraph"/>
        <w:numPr>
          <w:ilvl w:val="0"/>
          <w:numId w:val="11"/>
        </w:numPr>
      </w:pPr>
      <w:r w:rsidRPr="00D405B7">
        <w:t xml:space="preserve">Checkout Comments </w:t>
      </w:r>
      <w:del w:id="177" w:author="Greenwood, Joe" w:date="2019-06-21T09:49:00Z">
        <w:r w:rsidRPr="00D405B7" w:rsidDel="00CD70AD">
          <w:delText>Pinboard</w:delText>
        </w:r>
      </w:del>
      <w:ins w:id="178" w:author="Greenwood, Joe" w:date="2019-06-21T09:49:00Z">
        <w:r w:rsidR="00CD70AD">
          <w:tab/>
        </w:r>
      </w:ins>
      <w:r w:rsidR="00E32F3E">
        <w:t>:</w:t>
      </w:r>
      <w:r w:rsidR="00147F24" w:rsidRPr="00D405B7">
        <w:t xml:space="preserve"> </w:t>
      </w:r>
    </w:p>
    <w:p w14:paraId="7E91CD33" w14:textId="5F7AD28D" w:rsidR="0087561D" w:rsidRDefault="00D405B7" w:rsidP="004E6D66">
      <w:pPr>
        <w:pStyle w:val="ListParagraph"/>
        <w:numPr>
          <w:ilvl w:val="0"/>
          <w:numId w:val="11"/>
        </w:numPr>
      </w:pPr>
      <w:r w:rsidRPr="00D405B7">
        <w:t xml:space="preserve">Checkout Comments </w:t>
      </w:r>
      <w:proofErr w:type="spellStart"/>
      <w:r w:rsidRPr="00D405B7">
        <w:t>Pinboard</w:t>
      </w:r>
      <w:proofErr w:type="spellEnd"/>
      <w:r w:rsidRPr="00D405B7">
        <w:t xml:space="preserve"> Teaser</w:t>
      </w:r>
      <w:r w:rsidR="001A469F">
        <w:t xml:space="preserve">: </w:t>
      </w:r>
      <w:bookmarkStart w:id="179" w:name="_Toc469044357"/>
    </w:p>
    <w:p w14:paraId="63B2AF27" w14:textId="77777777" w:rsidR="00412A3B" w:rsidRDefault="00412A3B" w:rsidP="009413B2">
      <w:pPr>
        <w:pStyle w:val="Heading4"/>
        <w:ind w:firstLine="0"/>
      </w:pPr>
    </w:p>
    <w:p w14:paraId="07018275" w14:textId="758D53C4" w:rsidR="009413B2" w:rsidRDefault="009413B2" w:rsidP="009413B2">
      <w:pPr>
        <w:pStyle w:val="Heading4"/>
        <w:ind w:firstLine="0"/>
        <w:rPr>
          <w:ins w:id="180" w:author="user" w:date="2019-05-27T16:43:00Z"/>
        </w:rPr>
      </w:pPr>
      <w:proofErr w:type="spellStart"/>
      <w:r>
        <w:t>TurnTo</w:t>
      </w:r>
      <w:proofErr w:type="spellEnd"/>
      <w:r>
        <w:t xml:space="preserve"> </w:t>
      </w:r>
      <w:del w:id="181" w:author="Greenwood, Joe" w:date="2019-06-21T09:52:00Z">
        <w:r w:rsidDel="002B3B7A">
          <w:delText xml:space="preserve">Chatter </w:delText>
        </w:r>
      </w:del>
      <w:bookmarkStart w:id="182" w:name="_GoBack"/>
      <w:bookmarkEnd w:id="182"/>
      <w:r>
        <w:t>Checkout Comments Display Widget</w:t>
      </w:r>
    </w:p>
    <w:p w14:paraId="15A8CCA7" w14:textId="77777777" w:rsidR="00E6654B" w:rsidRDefault="00E6654B" w:rsidP="00E6654B">
      <w:pPr>
        <w:rPr>
          <w:ins w:id="183" w:author="user" w:date="2019-05-27T16:43:00Z"/>
          <w:b/>
        </w:rPr>
      </w:pPr>
      <w:ins w:id="184" w:author="user" w:date="2019-05-27T16:43:00Z">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ins>
    </w:p>
    <w:p w14:paraId="782DF1F9" w14:textId="77777777" w:rsidR="00E6654B" w:rsidRPr="001D5300" w:rsidRDefault="00E6654B">
      <w:pPr>
        <w:pPrChange w:id="185" w:author="user" w:date="2019-05-27T16:43:00Z">
          <w:pPr>
            <w:pStyle w:val="Heading4"/>
            <w:ind w:firstLine="0"/>
          </w:pPr>
        </w:pPrChange>
      </w:pPr>
    </w:p>
    <w:p w14:paraId="3CE3B773" w14:textId="77777777" w:rsidR="009413B2" w:rsidRDefault="009413B2" w:rsidP="009413B2">
      <w:r>
        <w:t xml:space="preserve">Some clients choose to integrate shopper Checkout Comments within the Q&amp;A List widget, such that ‘Why did you choose this?’ is the first question asked, and the comments collected are displayed as the answer: </w:t>
      </w:r>
    </w:p>
    <w:p w14:paraId="5FF68783" w14:textId="77777777" w:rsidR="009413B2" w:rsidRDefault="009413B2" w:rsidP="009413B2">
      <w:pPr>
        <w:pStyle w:val="NoSpacing"/>
      </w:pPr>
    </w:p>
    <w:p w14:paraId="4C3EAA7C" w14:textId="79AE4B38" w:rsidR="009413B2" w:rsidRDefault="009413B2" w:rsidP="009413B2">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0FB99199" w14:textId="77777777" w:rsidR="009413B2" w:rsidRDefault="009413B2" w:rsidP="009413B2">
      <w:pPr>
        <w:pStyle w:val="NoSpacing"/>
      </w:pPr>
    </w:p>
    <w:p w14:paraId="5BDBE425" w14:textId="77777777" w:rsidR="009413B2" w:rsidRDefault="009413B2" w:rsidP="009413B2">
      <w:pPr>
        <w:rPr>
          <w:rFonts w:ascii="Times Roman" w:hAnsi="Times Roman" w:cs="Times Roman"/>
          <w:sz w:val="24"/>
          <w:szCs w:val="24"/>
        </w:rPr>
      </w:pPr>
      <w:r>
        <w:t xml:space="preserve">The Comments Display widget offers a popular alternative, displaying comments for a given SKU or product category in a stand-alone widget that can be placed prominently on the product detail page. </w:t>
      </w:r>
    </w:p>
    <w:p w14:paraId="2E88A5DF" w14:textId="77777777" w:rsidR="009413B2" w:rsidRPr="009413B2" w:rsidRDefault="009413B2" w:rsidP="009413B2">
      <w:pPr>
        <w:pStyle w:val="NoSpacing"/>
      </w:pPr>
    </w:p>
    <w:p w14:paraId="3C188B85" w14:textId="5FB86595" w:rsidR="009413B2" w:rsidRDefault="009413B2" w:rsidP="009413B2">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lastRenderedPageBreak/>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5E602189" w14:textId="07BFEB6D" w:rsidR="000708DE" w:rsidRDefault="000708DE" w:rsidP="000708DE">
      <w:pPr>
        <w:pStyle w:val="Heading4"/>
        <w:ind w:firstLine="0"/>
        <w:rPr>
          <w:ins w:id="186" w:author="user" w:date="2019-05-27T16:43:00Z"/>
        </w:rPr>
      </w:pPr>
      <w:proofErr w:type="spellStart"/>
      <w:r>
        <w:t>TurnTo</w:t>
      </w:r>
      <w:proofErr w:type="spellEnd"/>
      <w:r>
        <w:t xml:space="preserve"> Top Comment Widget</w:t>
      </w:r>
    </w:p>
    <w:p w14:paraId="614579DF" w14:textId="77777777" w:rsidR="00E6654B" w:rsidRDefault="00E6654B" w:rsidP="00E6654B">
      <w:pPr>
        <w:rPr>
          <w:ins w:id="187" w:author="user" w:date="2019-05-27T16:43:00Z"/>
          <w:b/>
        </w:rPr>
      </w:pPr>
      <w:ins w:id="188" w:author="user" w:date="2019-05-27T16:43:00Z">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ins>
    </w:p>
    <w:p w14:paraId="68B77662" w14:textId="77777777" w:rsidR="00E6654B" w:rsidRPr="001D5300" w:rsidRDefault="00E6654B">
      <w:pPr>
        <w:pPrChange w:id="189" w:author="user" w:date="2019-05-27T16:43:00Z">
          <w:pPr>
            <w:pStyle w:val="Heading4"/>
            <w:ind w:firstLine="0"/>
          </w:pPr>
        </w:pPrChange>
      </w:pPr>
    </w:p>
    <w:p w14:paraId="5ECAE60D" w14:textId="198A8265" w:rsidR="000708DE" w:rsidRDefault="000708DE" w:rsidP="000708DE">
      <w:r>
        <w:t xml:space="preserve">The Checkout Comments Top Comment widget returns a single Checkout Comment for each SKU provided. Comments are chosen in order of </w:t>
      </w:r>
      <w:proofErr w:type="spellStart"/>
      <w:r>
        <w:t>recency</w:t>
      </w:r>
      <w:proofErr w:type="spellEnd"/>
      <w:r>
        <w:t xml:space="preserve">,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75AD6F0F" w14:textId="77777777" w:rsidR="000708DE" w:rsidRPr="000708DE" w:rsidRDefault="000708DE" w:rsidP="000708DE">
      <w:pPr>
        <w:pStyle w:val="NoSpacing"/>
      </w:pPr>
    </w:p>
    <w:p w14:paraId="49144F55" w14:textId="736D4399" w:rsidR="000708DE" w:rsidRDefault="000708DE" w:rsidP="000708DE">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741F0B1C" wp14:editId="132E5C2B">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lastRenderedPageBreak/>
        <w:drawing>
          <wp:inline distT="0" distB="0" distL="0" distR="0" wp14:anchorId="65FA296E" wp14:editId="5E3D652A">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375369BA" w14:textId="77777777" w:rsidR="000708DE" w:rsidRPr="000708DE" w:rsidRDefault="000708DE" w:rsidP="000708DE"/>
    <w:p w14:paraId="4C2263EC" w14:textId="77777777" w:rsidR="000708DE" w:rsidRDefault="000708DE" w:rsidP="004E6D66">
      <w:pPr>
        <w:pStyle w:val="Heading3"/>
      </w:pPr>
    </w:p>
    <w:p w14:paraId="68B09C00" w14:textId="2D88BF64" w:rsidR="004E6D66" w:rsidRPr="000A05A8" w:rsidRDefault="004E6D66" w:rsidP="004E6D66">
      <w:pPr>
        <w:pStyle w:val="Heading3"/>
      </w:pPr>
      <w:bookmarkStart w:id="190" w:name="_Toc414521706"/>
      <w:r w:rsidRPr="004E6D66">
        <w:t>Set up Search Settings</w:t>
      </w:r>
      <w:bookmarkEnd w:id="179"/>
      <w:r w:rsidR="000A05A8">
        <w:t xml:space="preserve"> (Optional)</w:t>
      </w:r>
      <w:bookmarkEnd w:id="190"/>
    </w:p>
    <w:p w14:paraId="13A94233" w14:textId="77777777" w:rsidR="004E6D66" w:rsidRDefault="004E6D66" w:rsidP="004E6D66"/>
    <w:p w14:paraId="5A5D9C51" w14:textId="77777777" w:rsidR="004E6D66" w:rsidRDefault="004E6D66" w:rsidP="004A50AB">
      <w:pPr>
        <w:pStyle w:val="Heading4"/>
        <w:ind w:firstLine="0"/>
      </w:pPr>
      <w:bookmarkStart w:id="191" w:name="_Toc469044358"/>
      <w:r w:rsidRPr="004E6D66">
        <w:t>Make User Generated Content Searchable</w:t>
      </w:r>
      <w:bookmarkEnd w:id="191"/>
    </w:p>
    <w:p w14:paraId="5F5D6688" w14:textId="77777777" w:rsidR="004E6D66" w:rsidRDefault="004E6D66" w:rsidP="004E6D66">
      <w:pPr>
        <w:pStyle w:val="NoSpacing"/>
      </w:pPr>
    </w:p>
    <w:p w14:paraId="51D57817" w14:textId="152B465F" w:rsidR="000A05A8" w:rsidRPr="000A05A8" w:rsidRDefault="000A05A8" w:rsidP="000A05A8">
      <w:pPr>
        <w:rPr>
          <w:b/>
        </w:rPr>
      </w:pPr>
      <w:r>
        <w:rPr>
          <w:b/>
        </w:rPr>
        <w:t xml:space="preserve">Purpose: Making the UGC searchable allows for customers to search based on </w:t>
      </w:r>
      <w:r w:rsidR="00CB2E4F">
        <w:rPr>
          <w:b/>
        </w:rPr>
        <w:t>user’s content that is posted on products and it can also be helpful for SEO content.</w:t>
      </w:r>
    </w:p>
    <w:p w14:paraId="3DEB3ECB" w14:textId="77777777" w:rsidR="000A05A8" w:rsidRPr="004E6D66" w:rsidRDefault="000A05A8" w:rsidP="004E6D66">
      <w:pPr>
        <w:pStyle w:val="NoSpacing"/>
      </w:pPr>
    </w:p>
    <w:p w14:paraId="5442B3FB" w14:textId="5A88FEB9" w:rsidR="004E6D66" w:rsidRPr="00F05796" w:rsidRDefault="003F67FD" w:rsidP="004E6D66">
      <w:pPr>
        <w:rPr>
          <w:b/>
        </w:rPr>
      </w:pPr>
      <w:r w:rsidRPr="00F05796">
        <w:rPr>
          <w:b/>
        </w:rPr>
        <w:t>NOTE</w:t>
      </w:r>
      <w:r w:rsidR="004E6D66" w:rsidRPr="00F05796">
        <w:rPr>
          <w:b/>
        </w:rPr>
        <w:t>: The necessary data comes from the User Generated Content Feed</w:t>
      </w:r>
      <w:r w:rsidR="00F05796" w:rsidRPr="00F05796">
        <w:rPr>
          <w:b/>
        </w:rPr>
        <w:t>.</w:t>
      </w:r>
    </w:p>
    <w:p w14:paraId="1D335E9A" w14:textId="77777777" w:rsidR="004E6D66" w:rsidRDefault="004E6D66" w:rsidP="004E6D66"/>
    <w:p w14:paraId="1DFF74E2" w14:textId="225CCA74" w:rsidR="004E6D66" w:rsidRPr="004E6D66" w:rsidRDefault="004E6D66" w:rsidP="00DE745D">
      <w:pPr>
        <w:pStyle w:val="ListParagraph"/>
        <w:numPr>
          <w:ilvl w:val="0"/>
          <w:numId w:val="12"/>
        </w:numPr>
      </w:pPr>
      <w:r w:rsidRPr="004E6D66">
        <w:t xml:space="preserve">Login to </w:t>
      </w:r>
      <w:r w:rsidR="00584802">
        <w:t>your Business Manager account</w:t>
      </w:r>
    </w:p>
    <w:p w14:paraId="6C33CDA0" w14:textId="5CCF8B3F" w:rsidR="004E6D66" w:rsidRPr="004E6D66" w:rsidRDefault="004E6D66" w:rsidP="00DE745D">
      <w:pPr>
        <w:pStyle w:val="ListParagraph"/>
        <w:numPr>
          <w:ilvl w:val="0"/>
          <w:numId w:val="12"/>
        </w:numPr>
      </w:pPr>
      <w:r w:rsidRPr="004E6D66">
        <w:t>Click the Search link under Merchant Tools for your site</w:t>
      </w:r>
    </w:p>
    <w:p w14:paraId="1A6476ED" w14:textId="211DD830" w:rsidR="004E6D66" w:rsidRPr="004E6D66" w:rsidRDefault="004E6D66" w:rsidP="00DE745D">
      <w:pPr>
        <w:pStyle w:val="ListParagraph"/>
        <w:numPr>
          <w:ilvl w:val="0"/>
          <w:numId w:val="12"/>
        </w:numPr>
      </w:pPr>
      <w:r w:rsidRPr="004E6D66">
        <w:t>Click Searchable Attributes</w:t>
      </w:r>
    </w:p>
    <w:p w14:paraId="1B33290F" w14:textId="10FB7D49" w:rsidR="004E6D66" w:rsidRPr="004E6D66" w:rsidRDefault="004E6D66" w:rsidP="00DE745D">
      <w:pPr>
        <w:pStyle w:val="ListParagraph"/>
        <w:numPr>
          <w:ilvl w:val="0"/>
          <w:numId w:val="12"/>
        </w:numPr>
      </w:pPr>
      <w:r w:rsidRPr="004E6D66">
        <w:t>Click "New" and add attribute "</w:t>
      </w:r>
      <w:proofErr w:type="spellStart"/>
      <w:r w:rsidRPr="004E6D66">
        <w:t>custom.turntoUserGeneratedContent</w:t>
      </w:r>
      <w:proofErr w:type="spellEnd"/>
      <w:r w:rsidRPr="004E6D66">
        <w:t>" to the list, then give it an appropriate Boost Factor</w:t>
      </w:r>
    </w:p>
    <w:p w14:paraId="3ABA4AB8" w14:textId="77777777" w:rsidR="00987B32" w:rsidRDefault="004E6D66" w:rsidP="00DE745D">
      <w:pPr>
        <w:pStyle w:val="ListParagraph"/>
        <w:numPr>
          <w:ilvl w:val="0"/>
          <w:numId w:val="12"/>
        </w:numPr>
      </w:pPr>
      <w:r w:rsidRPr="004E6D66">
        <w:t>Click Apply</w:t>
      </w:r>
    </w:p>
    <w:p w14:paraId="500A0C2E" w14:textId="77777777" w:rsidR="00987B32" w:rsidRDefault="00987B32" w:rsidP="00987B32">
      <w:pPr>
        <w:pStyle w:val="ListParagraph"/>
      </w:pPr>
    </w:p>
    <w:p w14:paraId="14BAD874" w14:textId="17D135CF" w:rsidR="004E6D66" w:rsidRPr="004E6D66" w:rsidRDefault="00987B32" w:rsidP="00C16E66">
      <w:pPr>
        <w:pStyle w:val="ListParagraph"/>
        <w:ind w:left="180"/>
        <w:jc w:val="center"/>
      </w:pPr>
      <w:r w:rsidRPr="00987B32">
        <w:rPr>
          <w:noProof/>
        </w:rPr>
        <w:lastRenderedPageBreak/>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C823394" w14:textId="77777777" w:rsidR="00987B32" w:rsidRDefault="00987B32" w:rsidP="00987B32">
      <w:pPr>
        <w:pStyle w:val="ListParagraph"/>
      </w:pPr>
    </w:p>
    <w:p w14:paraId="403AE297" w14:textId="6BE9B938" w:rsidR="00460B98" w:rsidRDefault="00460B98" w:rsidP="00DE745D">
      <w:pPr>
        <w:pStyle w:val="ListParagraph"/>
        <w:numPr>
          <w:ilvl w:val="0"/>
          <w:numId w:val="12"/>
        </w:numPr>
      </w:pPr>
      <w:r>
        <w:t>Under the B</w:t>
      </w:r>
      <w:r w:rsidR="0040051C">
        <w:t>usiness Manager</w:t>
      </w:r>
      <w:r>
        <w:t xml:space="preserve"> header, c</w:t>
      </w:r>
      <w:r w:rsidRPr="004E6D66">
        <w:t xml:space="preserve">lick Search Indexes </w:t>
      </w:r>
    </w:p>
    <w:p w14:paraId="4CB1F431" w14:textId="295233C4" w:rsidR="004E6D66" w:rsidRPr="004E6D66" w:rsidRDefault="004E6D66" w:rsidP="00DE745D">
      <w:pPr>
        <w:pStyle w:val="ListParagraph"/>
        <w:numPr>
          <w:ilvl w:val="0"/>
          <w:numId w:val="12"/>
        </w:numPr>
      </w:pPr>
      <w:r w:rsidRPr="004E6D66">
        <w:t>Check the box for "Product Index" and click Rebuild</w:t>
      </w:r>
    </w:p>
    <w:p w14:paraId="61F1CCA6" w14:textId="253D8C14" w:rsidR="004E6D66" w:rsidRDefault="004E6D66" w:rsidP="00DE745D">
      <w:pPr>
        <w:pStyle w:val="ListParagraph"/>
        <w:numPr>
          <w:ilvl w:val="0"/>
          <w:numId w:val="12"/>
        </w:numPr>
      </w:pPr>
      <w:r w:rsidRPr="004E6D66">
        <w:t>Now, when you search for specific text that exists in a review, comment, or question, the matching products will show up in the search results</w:t>
      </w:r>
      <w:r w:rsidR="00987B32">
        <w:t xml:space="preserve">. </w:t>
      </w:r>
    </w:p>
    <w:p w14:paraId="45A6A610" w14:textId="1F6576A3" w:rsidR="00987B32" w:rsidRDefault="00987B32" w:rsidP="00987B32">
      <w:pPr>
        <w:pStyle w:val="ListParagraph"/>
      </w:pPr>
      <w:r>
        <w:t>The following is the result, notice the word “</w:t>
      </w:r>
      <w:r w:rsidRPr="00987B32">
        <w:t>fantastic</w:t>
      </w:r>
      <w:r>
        <w:t>” is in the UGC attribute and the product shows up in the search.</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987B32">
      <w:pPr>
        <w:pStyle w:val="ListParagraph"/>
      </w:pPr>
    </w:p>
    <w:p w14:paraId="56C102B3" w14:textId="73ADC358" w:rsidR="004E6D66" w:rsidRDefault="00987B32" w:rsidP="00987B32">
      <w:pPr>
        <w:jc w:val="center"/>
      </w:pPr>
      <w:r>
        <w:rPr>
          <w:noProof/>
        </w:rPr>
        <w:lastRenderedPageBreak/>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C1251AF" w14:textId="77777777" w:rsidR="00987B32" w:rsidRDefault="00987B32" w:rsidP="004A50AB">
      <w:pPr>
        <w:pStyle w:val="Heading4"/>
        <w:ind w:firstLine="0"/>
      </w:pPr>
      <w:bookmarkStart w:id="192" w:name="_Toc469044359"/>
    </w:p>
    <w:p w14:paraId="05D467B1" w14:textId="77777777" w:rsidR="00987B32" w:rsidRPr="00987B32" w:rsidRDefault="00987B32" w:rsidP="00987B32"/>
    <w:p w14:paraId="1444D5C6" w14:textId="38376E66" w:rsidR="004E6D66" w:rsidRPr="004E6D66" w:rsidRDefault="004E6D66" w:rsidP="004A50AB">
      <w:pPr>
        <w:pStyle w:val="Heading4"/>
        <w:ind w:firstLine="0"/>
      </w:pPr>
      <w:r w:rsidRPr="004E6D66">
        <w:t>Configure Average Star Ratings as a Search Refinement</w:t>
      </w:r>
      <w:bookmarkEnd w:id="192"/>
      <w:r w:rsidR="00CB2E4F">
        <w:t xml:space="preserve"> (Optional)</w:t>
      </w:r>
    </w:p>
    <w:p w14:paraId="7F5BC406" w14:textId="77777777" w:rsidR="00987B32" w:rsidRDefault="00987B32" w:rsidP="004E6D66"/>
    <w:p w14:paraId="2FC9BBC3" w14:textId="60CA27DA" w:rsidR="004E6D66" w:rsidRPr="00432E08" w:rsidRDefault="003F67FD" w:rsidP="004E6D66">
      <w:pPr>
        <w:rPr>
          <w:b/>
        </w:rPr>
      </w:pPr>
      <w:r w:rsidRPr="00432E08">
        <w:rPr>
          <w:b/>
        </w:rPr>
        <w:t>NOTE</w:t>
      </w:r>
      <w:r w:rsidR="004E6D66" w:rsidRPr="00432E08">
        <w:rPr>
          <w:b/>
        </w:rPr>
        <w:t>: The necessary data comes from the SKU-to-Average-Rating Feed</w:t>
      </w:r>
      <w:r w:rsidR="007E6E10">
        <w:rPr>
          <w:b/>
        </w:rPr>
        <w:t xml:space="preserve"> so this feed must be enabled and run in Business Manager.</w:t>
      </w:r>
    </w:p>
    <w:p w14:paraId="78492B9E" w14:textId="77777777" w:rsidR="004E6D66" w:rsidRDefault="004E6D66" w:rsidP="004E6D66"/>
    <w:p w14:paraId="6934EF78" w14:textId="679B9C35" w:rsidR="004E6D66" w:rsidRPr="004E6D66" w:rsidRDefault="004E6D66" w:rsidP="00DE745D">
      <w:pPr>
        <w:pStyle w:val="ListParagraph"/>
        <w:numPr>
          <w:ilvl w:val="0"/>
          <w:numId w:val="13"/>
        </w:numPr>
      </w:pPr>
      <w:r w:rsidRPr="004E6D66">
        <w:t xml:space="preserve">Login to </w:t>
      </w:r>
      <w:r w:rsidR="00584802">
        <w:t>your Business Manager account</w:t>
      </w:r>
    </w:p>
    <w:p w14:paraId="2ED3C14F" w14:textId="57C48A33" w:rsidR="004E6D66" w:rsidRPr="004E6D66" w:rsidRDefault="004E6D66" w:rsidP="00DE745D">
      <w:pPr>
        <w:pStyle w:val="ListParagraph"/>
        <w:numPr>
          <w:ilvl w:val="0"/>
          <w:numId w:val="13"/>
        </w:numPr>
      </w:pPr>
      <w:r w:rsidRPr="004E6D66">
        <w:t>Click the Products and Catalogs link under Merchant Tools for your site</w:t>
      </w:r>
    </w:p>
    <w:p w14:paraId="0CABD110" w14:textId="29F6A46A" w:rsidR="004E6D66" w:rsidRPr="00987B32" w:rsidRDefault="004E6D66" w:rsidP="00DE745D">
      <w:pPr>
        <w:pStyle w:val="ListParagraph"/>
        <w:numPr>
          <w:ilvl w:val="0"/>
          <w:numId w:val="13"/>
        </w:numPr>
      </w:pPr>
      <w:r w:rsidRPr="00987B32">
        <w:t>Click Catalogs</w:t>
      </w:r>
    </w:p>
    <w:p w14:paraId="07CB4143" w14:textId="5D28413D" w:rsidR="001204D5" w:rsidRPr="00987B32" w:rsidRDefault="004E6D66" w:rsidP="00DE745D">
      <w:pPr>
        <w:pStyle w:val="ListParagraph"/>
        <w:numPr>
          <w:ilvl w:val="0"/>
          <w:numId w:val="13"/>
        </w:numPr>
      </w:pPr>
      <w:r w:rsidRPr="00987B32">
        <w:t>Click the storefront catalog of your site, and then click "Edit" on the top right</w:t>
      </w:r>
    </w:p>
    <w:p w14:paraId="6A5B4116" w14:textId="1BDA32C7" w:rsidR="004E6D66" w:rsidRDefault="004E6D66" w:rsidP="00DE745D">
      <w:pPr>
        <w:pStyle w:val="ListParagraph"/>
        <w:numPr>
          <w:ilvl w:val="0"/>
          <w:numId w:val="13"/>
        </w:numPr>
      </w:pPr>
      <w:r w:rsidRPr="004E6D66">
        <w:t>Click the tab for Search Refinement Definitions, and click "New"</w:t>
      </w:r>
    </w:p>
    <w:p w14:paraId="5066C55C" w14:textId="1E87931D" w:rsidR="004E6D66" w:rsidRDefault="00D859B8" w:rsidP="004E6D66">
      <w:pPr>
        <w:jc w:val="center"/>
      </w:pPr>
      <w:r>
        <w:rPr>
          <w:noProof/>
        </w:rPr>
        <w:drawing>
          <wp:inline distT="0" distB="0" distL="0" distR="0" wp14:anchorId="5AC3D359" wp14:editId="7DB85FC1">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1D87FC5B" w14:textId="77777777" w:rsidR="004A50AB" w:rsidRDefault="004A50AB" w:rsidP="00DE745D">
      <w:pPr>
        <w:pStyle w:val="ListParagraph"/>
        <w:numPr>
          <w:ilvl w:val="0"/>
          <w:numId w:val="13"/>
        </w:numPr>
      </w:pPr>
      <w:r>
        <w:lastRenderedPageBreak/>
        <w:t>Update the following settings:</w:t>
      </w:r>
    </w:p>
    <w:p w14:paraId="0AA5BA3B" w14:textId="76984345" w:rsidR="004A50AB" w:rsidRDefault="004A50AB" w:rsidP="00DE745D">
      <w:pPr>
        <w:pStyle w:val="ListParagraph"/>
        <w:numPr>
          <w:ilvl w:val="1"/>
          <w:numId w:val="13"/>
        </w:numPr>
      </w:pPr>
      <w:r>
        <w:t>Display Name: Average Rating</w:t>
      </w:r>
    </w:p>
    <w:p w14:paraId="1909C979" w14:textId="77777777" w:rsidR="004A50AB" w:rsidRDefault="004E6D66" w:rsidP="00DE745D">
      <w:pPr>
        <w:pStyle w:val="ListParagraph"/>
        <w:numPr>
          <w:ilvl w:val="1"/>
          <w:numId w:val="13"/>
        </w:numPr>
      </w:pPr>
      <w:r w:rsidRPr="004E6D66">
        <w:t>Refine</w:t>
      </w:r>
      <w:r w:rsidR="004A50AB">
        <w:t>ment Type: Attribute Refinement</w:t>
      </w:r>
    </w:p>
    <w:p w14:paraId="6CDE660E" w14:textId="77777777" w:rsidR="004A50AB" w:rsidRDefault="004E6D66" w:rsidP="00DE745D">
      <w:pPr>
        <w:pStyle w:val="ListParagraph"/>
        <w:numPr>
          <w:ilvl w:val="1"/>
          <w:numId w:val="13"/>
        </w:numPr>
      </w:pPr>
      <w:r w:rsidRPr="004E6D66">
        <w:t>At</w:t>
      </w:r>
      <w:r w:rsidR="004A50AB">
        <w:t xml:space="preserve">tribute ID: </w:t>
      </w:r>
      <w:proofErr w:type="spellStart"/>
      <w:r w:rsidR="004A50AB">
        <w:t>turntoAverageRating</w:t>
      </w:r>
      <w:proofErr w:type="spellEnd"/>
    </w:p>
    <w:p w14:paraId="5BEC4B4F" w14:textId="77777777" w:rsidR="004A50AB" w:rsidRDefault="004A50AB" w:rsidP="00DE745D">
      <w:pPr>
        <w:pStyle w:val="ListParagraph"/>
        <w:numPr>
          <w:ilvl w:val="1"/>
          <w:numId w:val="13"/>
        </w:numPr>
      </w:pPr>
      <w:r>
        <w:t>Value Set: Search Result Values</w:t>
      </w:r>
    </w:p>
    <w:p w14:paraId="4908330C" w14:textId="77777777" w:rsidR="004A50AB" w:rsidRDefault="004A50AB" w:rsidP="00DE745D">
      <w:pPr>
        <w:pStyle w:val="ListParagraph"/>
        <w:numPr>
          <w:ilvl w:val="1"/>
          <w:numId w:val="13"/>
        </w:numPr>
      </w:pPr>
      <w:r>
        <w:t>Bucket Type: Values</w:t>
      </w:r>
    </w:p>
    <w:p w14:paraId="7F5B77ED" w14:textId="77777777" w:rsidR="004A50AB" w:rsidRDefault="004E6D66" w:rsidP="00DE745D">
      <w:pPr>
        <w:pStyle w:val="ListParagraph"/>
        <w:numPr>
          <w:ilvl w:val="1"/>
          <w:numId w:val="13"/>
        </w:numPr>
      </w:pPr>
      <w:proofErr w:type="spellStart"/>
      <w:r w:rsidRPr="004E6D66">
        <w:t>Unbucketed</w:t>
      </w:r>
      <w:proofErr w:type="spellEnd"/>
      <w:r w:rsidRPr="004E6D66">
        <w:t xml:space="preserve"> Va</w:t>
      </w:r>
      <w:r w:rsidR="004A50AB">
        <w:t>lues: Show as Individual Values</w:t>
      </w:r>
    </w:p>
    <w:p w14:paraId="385A074D" w14:textId="77777777" w:rsidR="004A50AB" w:rsidRDefault="004E6D66" w:rsidP="00DE745D">
      <w:pPr>
        <w:pStyle w:val="ListParagraph"/>
        <w:numPr>
          <w:ilvl w:val="1"/>
          <w:numId w:val="13"/>
        </w:numPr>
      </w:pPr>
      <w:r w:rsidRPr="004E6D66">
        <w:t>Sorting Mode: Sort b</w:t>
      </w:r>
      <w:r w:rsidR="004A50AB">
        <w:t>y Bucket Position</w:t>
      </w:r>
    </w:p>
    <w:p w14:paraId="6084F905" w14:textId="77777777" w:rsidR="004A50AB" w:rsidRDefault="004A50AB" w:rsidP="00DE745D">
      <w:pPr>
        <w:pStyle w:val="ListParagraph"/>
        <w:numPr>
          <w:ilvl w:val="1"/>
          <w:numId w:val="13"/>
        </w:numPr>
      </w:pPr>
      <w:r>
        <w:t>Sorting Direction: Ascending</w:t>
      </w:r>
    </w:p>
    <w:p w14:paraId="2F4E1D68" w14:textId="68520C8E" w:rsidR="004E6D66" w:rsidRDefault="004E6D66" w:rsidP="00DE745D">
      <w:pPr>
        <w:pStyle w:val="ListParagraph"/>
        <w:numPr>
          <w:ilvl w:val="1"/>
          <w:numId w:val="13"/>
        </w:numPr>
      </w:pPr>
      <w:r w:rsidRPr="004E6D66">
        <w:t>Cutoff Threshold: 5</w:t>
      </w:r>
    </w:p>
    <w:p w14:paraId="277EAB6F" w14:textId="2EB89853" w:rsidR="007D1551" w:rsidRDefault="004E6D66" w:rsidP="00DE745D">
      <w:pPr>
        <w:pStyle w:val="ListParagraph"/>
        <w:numPr>
          <w:ilvl w:val="0"/>
          <w:numId w:val="13"/>
        </w:numPr>
      </w:pPr>
      <w:r w:rsidRPr="004E6D66">
        <w:t>Click Apply</w:t>
      </w:r>
    </w:p>
    <w:p w14:paraId="7904A8C2" w14:textId="41800F15" w:rsidR="00A2187D" w:rsidRDefault="004E6D66" w:rsidP="00DE745D">
      <w:pPr>
        <w:pStyle w:val="ListParagraph"/>
        <w:numPr>
          <w:ilvl w:val="0"/>
          <w:numId w:val="13"/>
        </w:numPr>
      </w:pPr>
      <w:r w:rsidRPr="004E6D66">
        <w:t>Under Attribute Bucket Refinements, add the following buckets as shown in the image below:</w:t>
      </w:r>
    </w:p>
    <w:p w14:paraId="24D9B899" w14:textId="77777777" w:rsidR="00431D81" w:rsidRDefault="00431D81" w:rsidP="00431D81">
      <w:pPr>
        <w:pStyle w:val="ListParagraph"/>
      </w:pPr>
    </w:p>
    <w:p w14:paraId="4BECDE5D" w14:textId="70C2EA61" w:rsidR="004E6D66" w:rsidRDefault="004E6D66" w:rsidP="00A2187D">
      <w:pPr>
        <w:jc w:val="center"/>
      </w:pPr>
      <w:r w:rsidRPr="004E6D66">
        <w:rPr>
          <w:noProof/>
        </w:rPr>
        <w:drawing>
          <wp:inline distT="0" distB="0" distL="0" distR="0" wp14:anchorId="3E76DD31" wp14:editId="6212E098">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F8B795B" w14:textId="77777777" w:rsidR="00431D81" w:rsidRPr="00431D81" w:rsidRDefault="00431D81" w:rsidP="00431D81">
      <w:pPr>
        <w:pStyle w:val="NoSpacing"/>
      </w:pPr>
    </w:p>
    <w:p w14:paraId="591B81FB" w14:textId="16C997C1" w:rsidR="004E6D66" w:rsidRPr="004E6D66" w:rsidRDefault="004E6D66" w:rsidP="00DE745D">
      <w:pPr>
        <w:pStyle w:val="ListParagraph"/>
        <w:numPr>
          <w:ilvl w:val="0"/>
          <w:numId w:val="13"/>
        </w:numPr>
        <w:tabs>
          <w:tab w:val="left" w:pos="810"/>
        </w:tabs>
        <w:ind w:hanging="540"/>
      </w:pPr>
      <w:r w:rsidRPr="004E6D66">
        <w:t>Click Apply</w:t>
      </w:r>
    </w:p>
    <w:p w14:paraId="7F8BA8B5" w14:textId="6893362A" w:rsidR="004E6D66" w:rsidRPr="004E6D66" w:rsidRDefault="00A639CF" w:rsidP="00DE745D">
      <w:pPr>
        <w:pStyle w:val="ListParagraph"/>
        <w:numPr>
          <w:ilvl w:val="0"/>
          <w:numId w:val="13"/>
        </w:numPr>
        <w:ind w:hanging="540"/>
      </w:pPr>
      <w:r>
        <w:t>Under the B</w:t>
      </w:r>
      <w:r w:rsidR="004B2CA9">
        <w:t xml:space="preserve">usiness Manager </w:t>
      </w:r>
      <w:r>
        <w:t>header, c</w:t>
      </w:r>
      <w:r w:rsidR="004E6D66" w:rsidRPr="004E6D66">
        <w:t>lick Search Indexes</w:t>
      </w:r>
    </w:p>
    <w:p w14:paraId="2BD42B68" w14:textId="0B4DC59F" w:rsidR="004E6D66" w:rsidRPr="004E6D66" w:rsidRDefault="004E6D66" w:rsidP="00DE745D">
      <w:pPr>
        <w:pStyle w:val="ListParagraph"/>
        <w:numPr>
          <w:ilvl w:val="0"/>
          <w:numId w:val="13"/>
        </w:numPr>
        <w:ind w:hanging="540"/>
      </w:pPr>
      <w:r w:rsidRPr="004E6D66">
        <w:t>Check the box for "Product Index" and click Rebuild</w:t>
      </w:r>
    </w:p>
    <w:p w14:paraId="093F075B" w14:textId="7291CD6F" w:rsidR="00A2187D" w:rsidRDefault="004E6D66" w:rsidP="00DE745D">
      <w:pPr>
        <w:pStyle w:val="ListParagraph"/>
        <w:numPr>
          <w:ilvl w:val="0"/>
          <w:numId w:val="13"/>
        </w:numPr>
        <w:ind w:hanging="540"/>
      </w:pPr>
      <w:r w:rsidRPr="004E6D66">
        <w:t>You should now see the refinement for Average Rating on your category and search pages, as seen below:</w:t>
      </w:r>
    </w:p>
    <w:p w14:paraId="0591EDCE" w14:textId="3094CD3C" w:rsidR="004E6D66" w:rsidRDefault="00BB2B91" w:rsidP="00A2187D">
      <w:pPr>
        <w:jc w:val="center"/>
      </w:pPr>
      <w:r>
        <w:rPr>
          <w:noProof/>
        </w:rPr>
        <w:lastRenderedPageBreak/>
        <w:drawing>
          <wp:inline distT="0" distB="0" distL="0" distR="0" wp14:anchorId="4322B897" wp14:editId="09A1DC9A">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5AFAE1F" w14:textId="77777777" w:rsidR="006D6779" w:rsidRDefault="006D6779" w:rsidP="006D6779">
      <w:pPr>
        <w:spacing w:after="160" w:line="259" w:lineRule="auto"/>
      </w:pPr>
      <w:bookmarkStart w:id="193" w:name="_Toc469044360"/>
    </w:p>
    <w:p w14:paraId="38A81877" w14:textId="77777777" w:rsidR="00654131" w:rsidRDefault="00654131" w:rsidP="006D6779">
      <w:pPr>
        <w:pStyle w:val="Heading4"/>
        <w:ind w:firstLine="0"/>
      </w:pPr>
    </w:p>
    <w:p w14:paraId="4A5CB414" w14:textId="46639749" w:rsidR="004E6D66" w:rsidRPr="004E6D66" w:rsidRDefault="004E6D66" w:rsidP="006D6779">
      <w:pPr>
        <w:pStyle w:val="Heading4"/>
        <w:ind w:firstLine="0"/>
      </w:pPr>
      <w:r w:rsidRPr="004E6D66">
        <w:t>Configure Average Star Ratings as a Sortable Filter</w:t>
      </w:r>
      <w:bookmarkEnd w:id="193"/>
    </w:p>
    <w:p w14:paraId="3CA55D70" w14:textId="77777777" w:rsidR="00A2187D" w:rsidRDefault="00A2187D" w:rsidP="004E6D66"/>
    <w:p w14:paraId="61753E9A" w14:textId="6C4734B4" w:rsidR="004E6D66" w:rsidRPr="008B3F13" w:rsidRDefault="003F67FD" w:rsidP="004E6D66">
      <w:pPr>
        <w:rPr>
          <w:b/>
        </w:rPr>
      </w:pPr>
      <w:r w:rsidRPr="008B3F13">
        <w:rPr>
          <w:b/>
        </w:rPr>
        <w:t>NOTE</w:t>
      </w:r>
      <w:r w:rsidR="004E6D66" w:rsidRPr="008B3F13">
        <w:rPr>
          <w:b/>
        </w:rPr>
        <w:t>: The necessary data comes from the SKU-to-Average-Rating Feed</w:t>
      </w:r>
      <w:r w:rsidR="008B3F13" w:rsidRPr="008B3F13">
        <w:rPr>
          <w:b/>
        </w:rPr>
        <w:t>.</w:t>
      </w:r>
    </w:p>
    <w:p w14:paraId="7A8CC20F" w14:textId="77777777" w:rsidR="00A2187D" w:rsidRDefault="00A2187D" w:rsidP="004E6D66"/>
    <w:p w14:paraId="2EFE757E" w14:textId="28CFFE76" w:rsidR="00A2187D" w:rsidRPr="00A2187D" w:rsidRDefault="004E6D66" w:rsidP="00DE745D">
      <w:pPr>
        <w:pStyle w:val="ListParagraph"/>
        <w:numPr>
          <w:ilvl w:val="0"/>
          <w:numId w:val="14"/>
        </w:numPr>
      </w:pPr>
      <w:r w:rsidRPr="00A2187D">
        <w:t xml:space="preserve">Login to </w:t>
      </w:r>
      <w:r w:rsidR="00584802">
        <w:t>your Business Manager account</w:t>
      </w:r>
    </w:p>
    <w:p w14:paraId="24A3BBE3" w14:textId="4E61CFC1" w:rsidR="004E6D66" w:rsidRPr="00A2187D" w:rsidRDefault="004E6D66" w:rsidP="00DE745D">
      <w:pPr>
        <w:pStyle w:val="ListParagraph"/>
        <w:numPr>
          <w:ilvl w:val="0"/>
          <w:numId w:val="14"/>
        </w:numPr>
      </w:pPr>
      <w:r w:rsidRPr="00A2187D">
        <w:t>Click the Search link under Merchant Tools for your site</w:t>
      </w:r>
    </w:p>
    <w:p w14:paraId="386BC92F" w14:textId="196C059E" w:rsidR="004E6D66" w:rsidRPr="00A2187D" w:rsidRDefault="004E6D66" w:rsidP="00DE745D">
      <w:pPr>
        <w:pStyle w:val="ListParagraph"/>
        <w:numPr>
          <w:ilvl w:val="0"/>
          <w:numId w:val="14"/>
        </w:numPr>
      </w:pPr>
      <w:r w:rsidRPr="00A2187D">
        <w:t>Click Sorting Rules</w:t>
      </w:r>
    </w:p>
    <w:p w14:paraId="1A11E220" w14:textId="60204474" w:rsidR="004E6D66" w:rsidRPr="00A2187D" w:rsidRDefault="004E6D66" w:rsidP="00DE745D">
      <w:pPr>
        <w:pStyle w:val="ListParagraph"/>
        <w:numPr>
          <w:ilvl w:val="0"/>
          <w:numId w:val="14"/>
        </w:numPr>
      </w:pPr>
      <w:r w:rsidRPr="00A2187D">
        <w:t>Click "New" to add a new sorting rule, with the following settings:</w:t>
      </w:r>
      <w:r w:rsidRPr="00A2187D">
        <w:br/>
        <w:t xml:space="preserve">ID: </w:t>
      </w:r>
      <w:proofErr w:type="spellStart"/>
      <w:r w:rsidRPr="00A2187D">
        <w:t>turnto</w:t>
      </w:r>
      <w:proofErr w:type="spellEnd"/>
      <w:r w:rsidRPr="00A2187D">
        <w:t>-ratings</w:t>
      </w:r>
      <w:r w:rsidRPr="00A2187D">
        <w:br/>
        <w:t xml:space="preserve">Description: Sorts by </w:t>
      </w:r>
      <w:proofErr w:type="spellStart"/>
      <w:r w:rsidRPr="00A2187D">
        <w:t>TurnTo</w:t>
      </w:r>
      <w:proofErr w:type="spellEnd"/>
      <w:r w:rsidRPr="00A2187D">
        <w:t xml:space="preserve"> Average Rating</w:t>
      </w:r>
    </w:p>
    <w:p w14:paraId="3B1C9521" w14:textId="6501C4F3" w:rsidR="004E6D66" w:rsidRPr="00A2187D" w:rsidRDefault="004E6D66" w:rsidP="00DE745D">
      <w:pPr>
        <w:pStyle w:val="ListParagraph"/>
        <w:numPr>
          <w:ilvl w:val="0"/>
          <w:numId w:val="14"/>
        </w:numPr>
      </w:pPr>
      <w:r w:rsidRPr="00A2187D">
        <w:t>With "</w:t>
      </w:r>
      <w:proofErr w:type="spellStart"/>
      <w:r w:rsidRPr="00A2187D">
        <w:t>turnto</w:t>
      </w:r>
      <w:proofErr w:type="spellEnd"/>
      <w:r w:rsidRPr="00A2187D">
        <w:t>-ratings" now selected, click Add to add attributes.</w:t>
      </w:r>
    </w:p>
    <w:p w14:paraId="27680EC6" w14:textId="77777777" w:rsidR="00952331" w:rsidRDefault="004E6D66" w:rsidP="00DE745D">
      <w:pPr>
        <w:pStyle w:val="ListParagraph"/>
        <w:numPr>
          <w:ilvl w:val="0"/>
          <w:numId w:val="14"/>
        </w:numPr>
      </w:pPr>
      <w:r w:rsidRPr="00A2187D">
        <w:t>Select the attribute "</w:t>
      </w:r>
      <w:proofErr w:type="spellStart"/>
      <w:r w:rsidRPr="00A2187D">
        <w:t>TurnTo</w:t>
      </w:r>
      <w:proofErr w:type="spellEnd"/>
      <w:r w:rsidRPr="00A2187D">
        <w:t xml:space="preserve"> Average Rating (</w:t>
      </w:r>
      <w:proofErr w:type="spellStart"/>
      <w:r w:rsidRPr="00A2187D">
        <w:t>product.custom.turntoAverageRating</w:t>
      </w:r>
      <w:proofErr w:type="spellEnd"/>
      <w:r w:rsidRPr="00A2187D">
        <w:t>), sort direction by "Descending", text relevancy "N/A", and click Apply.</w:t>
      </w:r>
    </w:p>
    <w:p w14:paraId="78F744B3" w14:textId="77777777" w:rsidR="00952331" w:rsidRDefault="00952331" w:rsidP="00952331">
      <w:pPr>
        <w:pStyle w:val="ListParagraph"/>
      </w:pPr>
    </w:p>
    <w:p w14:paraId="5291F2F8" w14:textId="5BE131D6" w:rsidR="004E6D66" w:rsidRPr="00A2187D" w:rsidRDefault="00952331" w:rsidP="00B049DC">
      <w:pPr>
        <w:pStyle w:val="ListParagraph"/>
        <w:ind w:left="0"/>
        <w:jc w:val="center"/>
      </w:pPr>
      <w:r>
        <w:rPr>
          <w:noProof/>
        </w:rPr>
        <w:lastRenderedPageBreak/>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247CDCAA" w:rsidR="004E6D66" w:rsidRPr="00A2187D" w:rsidRDefault="004E6D66" w:rsidP="00DE745D">
      <w:pPr>
        <w:pStyle w:val="ListParagraph"/>
        <w:numPr>
          <w:ilvl w:val="0"/>
          <w:numId w:val="14"/>
        </w:numPr>
      </w:pPr>
      <w:r w:rsidRPr="00A2187D">
        <w:t>Go back to Search, under the Merchant Tools for your site</w:t>
      </w:r>
    </w:p>
    <w:p w14:paraId="0EF9EE5D" w14:textId="652A260B" w:rsidR="004E6D66" w:rsidRPr="00A2187D" w:rsidRDefault="004E6D66" w:rsidP="00DE745D">
      <w:pPr>
        <w:pStyle w:val="ListParagraph"/>
        <w:numPr>
          <w:ilvl w:val="0"/>
          <w:numId w:val="14"/>
        </w:numPr>
      </w:pPr>
      <w:r w:rsidRPr="00A2187D">
        <w:t>Click Storefront Sorting Options</w:t>
      </w:r>
    </w:p>
    <w:p w14:paraId="72C456D6" w14:textId="0693B6A6" w:rsidR="00A2187D" w:rsidRDefault="004E6D66" w:rsidP="00DE745D">
      <w:pPr>
        <w:pStyle w:val="ListParagraph"/>
        <w:numPr>
          <w:ilvl w:val="0"/>
          <w:numId w:val="14"/>
        </w:numPr>
      </w:pPr>
      <w:r w:rsidRPr="00A2187D">
        <w:t>Add a new sorting option, with the following settings:</w:t>
      </w:r>
      <w:r w:rsidRPr="00A2187D">
        <w:br/>
        <w:t>ID: ratings</w:t>
      </w:r>
      <w:r w:rsidRPr="00A2187D">
        <w:br/>
      </w:r>
      <w:r w:rsidR="00E6654B">
        <w:rPr>
          <w:noProof/>
        </w:rPr>
        <mc:AlternateContent>
          <mc:Choice Requires="wps">
            <w:drawing>
              <wp:anchor distT="0" distB="0" distL="114300" distR="114300" simplePos="0" relativeHeight="251658240" behindDoc="0" locked="0" layoutInCell="1" allowOverlap="1" wp14:anchorId="60CAB0BB" wp14:editId="0D0EC821">
                <wp:simplePos x="0" y="0"/>
                <wp:positionH relativeFrom="column">
                  <wp:posOffset>-152400</wp:posOffset>
                </wp:positionH>
                <wp:positionV relativeFrom="page">
                  <wp:posOffset>590550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47CB0"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pt,46.5pt" to="447.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" strokecolor="#5b9bd5 [3204]" strokeweight="2.75pt">
                <v:stroke joinstyle="miter"/>
                <w10:wrap anchory="page"/>
              </v:line>
            </w:pict>
          </mc:Fallback>
        </mc:AlternateContent>
      </w:r>
      <w:r w:rsidRPr="00A2187D">
        <w:rPr>
          <w:noProof/>
        </w:rPr>
        <mc:AlternateContent>
          <mc:Choice Requires="wpg">
            <w:drawing>
              <wp:anchor distT="0" distB="0" distL="114300" distR="114300" simplePos="0" relativeHeight="251655168" behindDoc="1" locked="0" layoutInCell="1" allowOverlap="1" wp14:anchorId="44F36C5C" wp14:editId="4990EF25">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9C263CD" id="Group 4" o:spid="_x0000_s1026" style="position:absolute;margin-left:22.3pt;margin-top:20.9pt;width:26.65pt;height:26.65pt;z-index:-25166131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Tj8QA&#10;AADcAAAADwAAAGRycy9kb3ducmV2LnhtbESPQWvDMAyF74P9B6NBb6uTBsrI6oRSGOxQBsv2A0Ss&#10;xUljOcRum+7XV4fBbhLv6b1Pu3rxo7rQHPvABvJ1Boq4DbbnzsD319vzC6iYkC2OgcnAjSLU1ePD&#10;DksbrvxJlyZ1SkI4lmjApTSVWsfWkce4DhOxaD9h9phknTttZ7xKuB/1Jsu22mPP0uBwooOj9tSc&#10;vYHmNz94VxR60AVuw3CLH+fhaMzqadm/gkq0pH/z3/W7FfxcaOUZmU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EAAAA3AAAAA8AAAAAAAAAAAAAAAAAmAIAAGRycy9k&#10;b3ducmV2LnhtbFBLBQYAAAAABAAEAPUAAACJAw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dna+AAAA3AAAAA8AAABkcnMvZG93bnJldi54bWxET80OwUAQvku8w2Ykbmw5CGUJEomLiHLg&#10;NumOttGdbbqL8vRWInGbL9/vzBaNKcWDaldYVjDoRyCIU6sLzhScjpveGITzyBpLy6TgRQ4W83Zr&#10;hrG2Tz7QI/GZCCHsYlSQe1/FUro0J4OubyviwF1tbdAHWGdS1/gM4aaUwygaSYMFh4YcK1rnlN6S&#10;u1GwPBzfw2x12VN0lumOk7PbN1apbqdZTkF4avxf/HNvdZg/mMD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Qpdna+AAAA3AAAAA8AAAAAAAAAAAAAAAAAnwIAAGRy&#10;cy9kb3ducmV2LnhtbFBLBQYAAAAABAAEAPcAAACKAwAAAAA=&#10;">
                    <v:imagedata r:id="rId19" o:title=""/>
                  </v:shape>
                </v:group>
                <w10:wrap anchorx="page" anchory="page"/>
              </v:group>
            </w:pict>
          </mc:Fallback>
        </mc:AlternateContent>
      </w:r>
      <w:r w:rsidRPr="00A2187D">
        <w:t xml:space="preserve">Sorting Rule: </w:t>
      </w:r>
      <w:proofErr w:type="spellStart"/>
      <w:r w:rsidRPr="00A2187D">
        <w:t>turnto</w:t>
      </w:r>
      <w:proofErr w:type="spellEnd"/>
      <w:r w:rsidRPr="00A2187D">
        <w:t>-ratings</w:t>
      </w:r>
      <w:r w:rsidRPr="00A2187D">
        <w:br/>
        <w:t>Display Name: Average Rating</w:t>
      </w:r>
    </w:p>
    <w:p w14:paraId="24B62797" w14:textId="77777777" w:rsidR="00927D2B" w:rsidRPr="00A2187D" w:rsidRDefault="00927D2B" w:rsidP="00927D2B">
      <w:pPr>
        <w:pStyle w:val="ListParagraph"/>
      </w:pPr>
    </w:p>
    <w:p w14:paraId="253A2C5F" w14:textId="2CDA61CB" w:rsidR="004E6D66" w:rsidRPr="00A2187D" w:rsidRDefault="00952331" w:rsidP="00A2187D">
      <w:pPr>
        <w:jc w:val="center"/>
      </w:pPr>
      <w:r>
        <w:rPr>
          <w:noProof/>
        </w:rPr>
        <w:drawing>
          <wp:inline distT="0" distB="0" distL="0" distR="0" wp14:anchorId="04242C73" wp14:editId="50E66237">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3152BE09" w14:textId="77777777" w:rsidR="00952331" w:rsidRPr="00952331" w:rsidRDefault="00952331" w:rsidP="00952331">
      <w:pPr>
        <w:pStyle w:val="ListParagraph"/>
      </w:pPr>
    </w:p>
    <w:p w14:paraId="43C4F009" w14:textId="4E5121E1" w:rsidR="004E6D66" w:rsidRPr="00A2187D" w:rsidRDefault="004E6D66" w:rsidP="00DE745D">
      <w:pPr>
        <w:pStyle w:val="ListParagraph"/>
        <w:numPr>
          <w:ilvl w:val="0"/>
          <w:numId w:val="14"/>
        </w:numPr>
        <w:ind w:hanging="540"/>
      </w:pPr>
      <w:r w:rsidRPr="00A2187D">
        <w:t>Click Apply</w:t>
      </w:r>
    </w:p>
    <w:p w14:paraId="66D31598" w14:textId="45B15EEE" w:rsidR="00A639CF" w:rsidRPr="004E6D66" w:rsidRDefault="00952331" w:rsidP="00DE745D">
      <w:pPr>
        <w:pStyle w:val="ListParagraph"/>
        <w:numPr>
          <w:ilvl w:val="0"/>
          <w:numId w:val="14"/>
        </w:numPr>
        <w:ind w:left="0" w:firstLine="180"/>
      </w:pPr>
      <w:r>
        <w:t>Under the Business Manager</w:t>
      </w:r>
      <w:r w:rsidR="00A639CF">
        <w:t xml:space="preserve"> header, c</w:t>
      </w:r>
      <w:r w:rsidR="00A639CF" w:rsidRPr="004E6D66">
        <w:t>lick Search Indexes</w:t>
      </w:r>
    </w:p>
    <w:p w14:paraId="158923C0" w14:textId="7736DED5" w:rsidR="00A2187D" w:rsidRDefault="004E6D66" w:rsidP="00DE745D">
      <w:pPr>
        <w:pStyle w:val="ListParagraph"/>
        <w:numPr>
          <w:ilvl w:val="0"/>
          <w:numId w:val="14"/>
        </w:numPr>
        <w:ind w:hanging="540"/>
      </w:pPr>
      <w:r w:rsidRPr="00A2187D">
        <w:t>Check the box for "Product Index" and click Rebuild</w:t>
      </w:r>
    </w:p>
    <w:p w14:paraId="51146947" w14:textId="2FE14976" w:rsidR="00E83255" w:rsidRDefault="004E6D66" w:rsidP="00DE745D">
      <w:pPr>
        <w:pStyle w:val="ListParagraph"/>
        <w:numPr>
          <w:ilvl w:val="0"/>
          <w:numId w:val="14"/>
        </w:numPr>
        <w:ind w:hanging="540"/>
      </w:pPr>
      <w:r w:rsidRPr="004E6D66">
        <w:t xml:space="preserve">You should now see the refinement for Average Rating on your category </w:t>
      </w:r>
      <w:r w:rsidRPr="004E6D66">
        <w:lastRenderedPageBreak/>
        <w:t>and search pages</w:t>
      </w:r>
      <w:bookmarkStart w:id="194" w:name="_Toc469044361"/>
    </w:p>
    <w:p w14:paraId="2736A8F3" w14:textId="015A093A" w:rsidR="00A2187D" w:rsidRDefault="004E3D70" w:rsidP="00927D2B">
      <w:pPr>
        <w:pStyle w:val="Heading2"/>
      </w:pPr>
      <w:bookmarkStart w:id="195" w:name="_Toc414521707"/>
      <w:bookmarkEnd w:id="194"/>
      <w:r>
        <w:t xml:space="preserve">Installation </w:t>
      </w:r>
      <w:r w:rsidR="000F6F2C">
        <w:t>&amp; Code</w:t>
      </w:r>
      <w:bookmarkEnd w:id="195"/>
    </w:p>
    <w:p w14:paraId="58F655F1" w14:textId="17B1443E" w:rsidR="00412A3B" w:rsidRPr="00412A3B" w:rsidRDefault="00412A3B" w:rsidP="00412A3B"/>
    <w:p w14:paraId="386CA64C" w14:textId="77777777" w:rsidR="002B1C72" w:rsidRDefault="002B1C72" w:rsidP="002B1C72">
      <w:pPr>
        <w:pStyle w:val="NoSpacing"/>
      </w:pPr>
    </w:p>
    <w:p w14:paraId="6669D3E4" w14:textId="6BCC56C3" w:rsidR="002B1C72" w:rsidRDefault="002B1C72" w:rsidP="002B1C72">
      <w:r>
        <w:t xml:space="preserve">No custom code is necessary as the cartridge overlays with SFRA and implements the necessary templates and controller enhancements for all functionality. </w:t>
      </w:r>
    </w:p>
    <w:p w14:paraId="56ACF57E" w14:textId="77777777" w:rsidR="002B1C72" w:rsidRPr="002B1C72" w:rsidRDefault="002B1C72" w:rsidP="002B1C72"/>
    <w:p w14:paraId="04F2C885" w14:textId="77777777" w:rsidR="002B1C72" w:rsidRDefault="002B1C72" w:rsidP="002B1C72">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4452D171" w14:textId="77777777" w:rsidR="002B1C72" w:rsidRDefault="002B1C72" w:rsidP="002B1C72"/>
    <w:p w14:paraId="3839C0C1" w14:textId="1AA48AC0" w:rsidR="002B1C72" w:rsidRDefault="002B1C72" w:rsidP="002B1C72">
      <w:r w:rsidRPr="00BE6152">
        <w:t>For more information, refer to</w:t>
      </w:r>
      <w:r>
        <w:t xml:space="preserve"> </w:t>
      </w:r>
      <w:hyperlink r:id="rId47" w:history="1">
        <w:r w:rsidRPr="00BE6152">
          <w:rPr>
            <w:rStyle w:val="Hyperlink"/>
          </w:rPr>
          <w:t>http://www.turnto.com/docs</w:t>
        </w:r>
      </w:hyperlink>
      <w:r>
        <w:t xml:space="preserve"> </w:t>
      </w:r>
      <w:r w:rsidRPr="00BE6152">
        <w:t xml:space="preserve">or contact your </w:t>
      </w:r>
      <w:proofErr w:type="spellStart"/>
      <w:r w:rsidRPr="00BE6152">
        <w:t>TurnTo</w:t>
      </w:r>
      <w:proofErr w:type="spellEnd"/>
      <w:r w:rsidRPr="00BE6152">
        <w:t>® representative.</w:t>
      </w:r>
    </w:p>
    <w:p w14:paraId="356BAB09" w14:textId="77777777" w:rsidR="002B1C72" w:rsidRDefault="002B1C72" w:rsidP="002B1C72">
      <w:pPr>
        <w:pStyle w:val="NoSpacing"/>
      </w:pPr>
    </w:p>
    <w:p w14:paraId="7E8D5673" w14:textId="3A476883" w:rsidR="002B1C72" w:rsidRDefault="002B1C72" w:rsidP="00DE745D">
      <w:pPr>
        <w:pStyle w:val="NoSpacing"/>
        <w:numPr>
          <w:ilvl w:val="0"/>
          <w:numId w:val="28"/>
        </w:numPr>
      </w:pPr>
      <w:r w:rsidRPr="002B1C72">
        <w:t>checkout/confirmation/</w:t>
      </w:r>
      <w:proofErr w:type="spellStart"/>
      <w:r w:rsidRPr="002B1C72">
        <w:t>confirmation.isml</w:t>
      </w:r>
      <w:proofErr w:type="spellEnd"/>
    </w:p>
    <w:p w14:paraId="5832F995" w14:textId="3A476883" w:rsidR="002B1C72" w:rsidRDefault="002B1C72" w:rsidP="00DE745D">
      <w:pPr>
        <w:pStyle w:val="NoSpacing"/>
        <w:numPr>
          <w:ilvl w:val="0"/>
          <w:numId w:val="28"/>
        </w:numPr>
      </w:pPr>
      <w:r w:rsidRPr="002B1C72">
        <w:t>common/</w:t>
      </w:r>
      <w:proofErr w:type="spellStart"/>
      <w:r w:rsidRPr="002B1C72">
        <w:t>htmlHead.isml</w:t>
      </w:r>
      <w:proofErr w:type="spellEnd"/>
    </w:p>
    <w:p w14:paraId="6C4064F7" w14:textId="7EBD89B9" w:rsidR="002B1C72" w:rsidRDefault="002B1C72" w:rsidP="00DE745D">
      <w:pPr>
        <w:pStyle w:val="NoSpacing"/>
        <w:numPr>
          <w:ilvl w:val="0"/>
          <w:numId w:val="28"/>
        </w:numPr>
      </w:pPr>
      <w:r w:rsidRPr="002B1C72">
        <w:t>common/layout/</w:t>
      </w:r>
      <w:proofErr w:type="spellStart"/>
      <w:r w:rsidRPr="002B1C72">
        <w:t>page.isml</w:t>
      </w:r>
      <w:proofErr w:type="spellEnd"/>
    </w:p>
    <w:p w14:paraId="5E0ABD9C" w14:textId="48597F9C" w:rsidR="002B1C72" w:rsidRDefault="002B1C72" w:rsidP="00DE745D">
      <w:pPr>
        <w:pStyle w:val="NoSpacing"/>
        <w:numPr>
          <w:ilvl w:val="0"/>
          <w:numId w:val="28"/>
        </w:numPr>
      </w:pPr>
      <w:r w:rsidRPr="002B1C72">
        <w:t>home/</w:t>
      </w:r>
      <w:proofErr w:type="spellStart"/>
      <w:r w:rsidRPr="002B1C72">
        <w:t>homePage.isml</w:t>
      </w:r>
      <w:proofErr w:type="spellEnd"/>
    </w:p>
    <w:p w14:paraId="1AA20A11" w14:textId="2C8151D3" w:rsidR="002B1C72" w:rsidRDefault="002B1C72" w:rsidP="00DE745D">
      <w:pPr>
        <w:pStyle w:val="NoSpacing"/>
        <w:numPr>
          <w:ilvl w:val="0"/>
          <w:numId w:val="28"/>
        </w:numPr>
      </w:pPr>
      <w:r w:rsidRPr="002B1C72">
        <w:t>product/components/</w:t>
      </w:r>
      <w:proofErr w:type="spellStart"/>
      <w:r w:rsidRPr="002B1C72">
        <w:t>pidRating.isml</w:t>
      </w:r>
      <w:proofErr w:type="spellEnd"/>
    </w:p>
    <w:p w14:paraId="36C2EF44" w14:textId="33CB5FC5" w:rsidR="002B1C72" w:rsidRDefault="002B1C72" w:rsidP="00DE745D">
      <w:pPr>
        <w:pStyle w:val="NoSpacing"/>
        <w:numPr>
          <w:ilvl w:val="0"/>
          <w:numId w:val="28"/>
        </w:numPr>
      </w:pPr>
      <w:r w:rsidRPr="002B1C72">
        <w:t>product/</w:t>
      </w:r>
      <w:proofErr w:type="spellStart"/>
      <w:r w:rsidRPr="002B1C72">
        <w:t>productDetails.isml</w:t>
      </w:r>
      <w:proofErr w:type="spellEnd"/>
    </w:p>
    <w:p w14:paraId="7A9F1EC0" w14:textId="5AECD6A7" w:rsidR="00224E09" w:rsidRDefault="00224E09" w:rsidP="00DE745D">
      <w:pPr>
        <w:pStyle w:val="NoSpacing"/>
        <w:numPr>
          <w:ilvl w:val="0"/>
          <w:numId w:val="28"/>
        </w:numPr>
      </w:pPr>
      <w:r>
        <w:t>product/</w:t>
      </w:r>
      <w:proofErr w:type="spellStart"/>
      <w:r>
        <w:t>bundleDetails.isml</w:t>
      </w:r>
      <w:proofErr w:type="spellEnd"/>
    </w:p>
    <w:p w14:paraId="0224DADC" w14:textId="4AF3AF5E" w:rsidR="00224E09" w:rsidRDefault="00224E09" w:rsidP="00DE745D">
      <w:pPr>
        <w:pStyle w:val="NoSpacing"/>
        <w:numPr>
          <w:ilvl w:val="0"/>
          <w:numId w:val="28"/>
        </w:numPr>
      </w:pPr>
      <w:r>
        <w:t>product/</w:t>
      </w:r>
      <w:proofErr w:type="spellStart"/>
      <w:r>
        <w:t>setDetails.isml</w:t>
      </w:r>
      <w:proofErr w:type="spellEnd"/>
    </w:p>
    <w:p w14:paraId="44AE75D1" w14:textId="1C25D226" w:rsidR="002B1C72" w:rsidRDefault="002B1C72" w:rsidP="00DE745D">
      <w:pPr>
        <w:pStyle w:val="NoSpacing"/>
        <w:numPr>
          <w:ilvl w:val="0"/>
          <w:numId w:val="28"/>
        </w:numPr>
      </w:pPr>
      <w:r w:rsidRPr="002B1C72">
        <w:t>product/</w:t>
      </w:r>
      <w:proofErr w:type="spellStart"/>
      <w:r w:rsidRPr="002B1C72">
        <w:t>productTileFooter.isml</w:t>
      </w:r>
      <w:proofErr w:type="spellEnd"/>
    </w:p>
    <w:p w14:paraId="715D8614" w14:textId="71FBBD84" w:rsidR="002B1C72" w:rsidRDefault="002B1C72" w:rsidP="00DE745D">
      <w:pPr>
        <w:pStyle w:val="NoSpacing"/>
        <w:numPr>
          <w:ilvl w:val="0"/>
          <w:numId w:val="28"/>
        </w:numPr>
      </w:pPr>
      <w:r w:rsidRPr="002B1C72">
        <w:t>rendering/category/</w:t>
      </w:r>
      <w:proofErr w:type="spellStart"/>
      <w:r w:rsidRPr="002B1C72">
        <w:t>catLanding.isml</w:t>
      </w:r>
      <w:proofErr w:type="spellEnd"/>
    </w:p>
    <w:p w14:paraId="7EBB5287" w14:textId="61A25641" w:rsidR="002B1C72" w:rsidRDefault="002B1C72" w:rsidP="00DE745D">
      <w:pPr>
        <w:pStyle w:val="NoSpacing"/>
        <w:numPr>
          <w:ilvl w:val="0"/>
          <w:numId w:val="28"/>
        </w:numPr>
      </w:pPr>
      <w:r w:rsidRPr="002B1C72">
        <w:t>search/refinements/</w:t>
      </w:r>
      <w:proofErr w:type="spellStart"/>
      <w:r w:rsidRPr="002B1C72">
        <w:t>attributes.isml</w:t>
      </w:r>
      <w:proofErr w:type="spellEnd"/>
    </w:p>
    <w:p w14:paraId="3B347499" w14:textId="4B4E3C3C" w:rsidR="002B1C72" w:rsidRPr="002B1C72" w:rsidRDefault="002B1C72" w:rsidP="00DE745D">
      <w:pPr>
        <w:pStyle w:val="NoSpacing"/>
        <w:numPr>
          <w:ilvl w:val="0"/>
          <w:numId w:val="28"/>
        </w:numPr>
      </w:pPr>
      <w:r w:rsidRPr="002B1C72">
        <w:t>search/</w:t>
      </w:r>
      <w:proofErr w:type="spellStart"/>
      <w:r w:rsidRPr="002B1C72">
        <w:t>searchResultsNoDecorator.isml</w:t>
      </w:r>
      <w:proofErr w:type="spellEnd"/>
    </w:p>
    <w:p w14:paraId="55486252" w14:textId="30CDE4D0" w:rsidR="006348BB" w:rsidRPr="006348BB" w:rsidRDefault="006348BB" w:rsidP="004558FC">
      <w:bookmarkStart w:id="196" w:name="_Toc469044362"/>
    </w:p>
    <w:p w14:paraId="4B6C6120" w14:textId="77777777" w:rsidR="00BE6152" w:rsidRDefault="00BE6152" w:rsidP="00BE6152">
      <w:pPr>
        <w:pStyle w:val="Heading3"/>
      </w:pPr>
      <w:bookmarkStart w:id="197" w:name="_Toc414521708"/>
      <w:r w:rsidRPr="00BE6152">
        <w:t>Global Includes</w:t>
      </w:r>
      <w:bookmarkEnd w:id="196"/>
      <w:bookmarkEnd w:id="197"/>
    </w:p>
    <w:p w14:paraId="1648E7DB" w14:textId="77777777" w:rsidR="00927D2B" w:rsidRDefault="00927D2B" w:rsidP="00927D2B"/>
    <w:p w14:paraId="05F36C97" w14:textId="2DB8B010" w:rsidR="00927D2B" w:rsidRDefault="00C22914" w:rsidP="00C22914">
      <w:pPr>
        <w:pStyle w:val="Heading4"/>
        <w:ind w:firstLine="0"/>
      </w:pPr>
      <w:proofErr w:type="spellStart"/>
      <w:r>
        <w:t>TurnToConfig</w:t>
      </w:r>
      <w:proofErr w:type="spellEnd"/>
      <w:r>
        <w:t xml:space="preserve"> Object</w:t>
      </w:r>
    </w:p>
    <w:p w14:paraId="21471953" w14:textId="77777777" w:rsidR="00C22914" w:rsidRDefault="00C22914" w:rsidP="00C22914"/>
    <w:p w14:paraId="2EA6854F" w14:textId="1A9EF657" w:rsidR="00C22914" w:rsidRDefault="00C22914" w:rsidP="00C22914">
      <w:r>
        <w:lastRenderedPageBreak/>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67451AB6" w14:textId="77777777" w:rsidR="00A63992" w:rsidRDefault="00A63992" w:rsidP="00A63992">
      <w:pPr>
        <w:pStyle w:val="NoSpacing"/>
      </w:pPr>
    </w:p>
    <w:p w14:paraId="611EA36A" w14:textId="38AA2B65" w:rsidR="00A63992" w:rsidRPr="004539D5" w:rsidRDefault="004539D5" w:rsidP="00A63992">
      <w:pPr>
        <w:rPr>
          <w:b/>
        </w:rPr>
      </w:pPr>
      <w:r>
        <w:rPr>
          <w:b/>
        </w:rPr>
        <w:t>NOTE</w:t>
      </w:r>
      <w:r w:rsidR="00A63992" w:rsidRPr="004539D5">
        <w:rPr>
          <w:b/>
        </w:rPr>
        <w:t xml:space="preserve">: The </w:t>
      </w:r>
      <w:proofErr w:type="spellStart"/>
      <w:r w:rsidR="00A63992" w:rsidRPr="004539D5">
        <w:rPr>
          <w:b/>
        </w:rPr>
        <w:t>TurnToConfig</w:t>
      </w:r>
      <w:proofErr w:type="spellEnd"/>
      <w:r w:rsidR="00A63992" w:rsidRPr="004539D5">
        <w:rPr>
          <w:b/>
        </w:rPr>
        <w:t xml:space="preserve"> objects are located on the “</w:t>
      </w:r>
      <w:proofErr w:type="spellStart"/>
      <w:r w:rsidR="00A63992" w:rsidRPr="004539D5">
        <w:rPr>
          <w:b/>
        </w:rPr>
        <w:t>htmlheadincludejs.isml</w:t>
      </w:r>
      <w:proofErr w:type="spellEnd"/>
      <w:r w:rsidR="00A63992" w:rsidRPr="004539D5">
        <w:rPr>
          <w:b/>
        </w:rPr>
        <w:t>” template and are pre-configured for pages such as PDP, checkout, confirmation and search results.</w:t>
      </w:r>
    </w:p>
    <w:p w14:paraId="3557341B" w14:textId="77777777" w:rsidR="00C22914" w:rsidRDefault="00C22914" w:rsidP="00C22914"/>
    <w:p w14:paraId="6D76B903" w14:textId="77777777" w:rsidR="00C22914" w:rsidRDefault="00C22914" w:rsidP="00C22914"/>
    <w:p w14:paraId="2EB5BB1C" w14:textId="678952D4" w:rsidR="00C22914" w:rsidRDefault="00C22914" w:rsidP="00C22914">
      <w:r w:rsidRPr="00B4579D">
        <w:t xml:space="preserve">Base </w:t>
      </w:r>
      <w:proofErr w:type="spellStart"/>
      <w:r w:rsidRPr="00B4579D">
        <w:t>TurnToConfig</w:t>
      </w:r>
      <w:proofErr w:type="spellEnd"/>
      <w:r w:rsidRPr="00B4579D">
        <w:t xml:space="preserve"> object</w:t>
      </w:r>
      <w:r>
        <w:t xml:space="preserve"> Example</w:t>
      </w:r>
      <w:r w:rsidR="007B7BE2">
        <w:t xml:space="preserve"> (Not including advanced 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BD36835"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spellStart"/>
      <w:proofErr w:type="gramStart"/>
      <w:r>
        <w:rPr>
          <w:color w:val="auto"/>
          <w:sz w:val="24"/>
          <w:szCs w:val="24"/>
        </w:rPr>
        <w:t>var</w:t>
      </w:r>
      <w:proofErr w:type="spellEnd"/>
      <w:proofErr w:type="gramEnd"/>
      <w:r>
        <w:rPr>
          <w:color w:val="auto"/>
          <w:sz w:val="24"/>
          <w:szCs w:val="24"/>
        </w:rPr>
        <w:t xml:space="preserve"> </w:t>
      </w:r>
      <w:proofErr w:type="spellStart"/>
      <w:r>
        <w:rPr>
          <w:color w:val="auto"/>
          <w:sz w:val="24"/>
          <w:szCs w:val="24"/>
        </w:rPr>
        <w:t>turnToConfig</w:t>
      </w:r>
      <w:proofErr w:type="spellEnd"/>
      <w:r>
        <w:rPr>
          <w:color w:val="auto"/>
          <w:sz w:val="24"/>
          <w:szCs w:val="24"/>
        </w:rPr>
        <w:t xml:space="preserve"> = {</w:t>
      </w:r>
    </w:p>
    <w:p w14:paraId="22A194BA" w14:textId="51AC32AC"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gramStart"/>
      <w:r>
        <w:rPr>
          <w:color w:val="auto"/>
          <w:sz w:val="24"/>
          <w:szCs w:val="24"/>
        </w:rPr>
        <w:t>locale</w:t>
      </w:r>
      <w:proofErr w:type="gramEnd"/>
      <w:r>
        <w:rPr>
          <w:color w:val="auto"/>
          <w:sz w:val="24"/>
          <w:szCs w:val="24"/>
        </w:rPr>
        <w:t>: “</w:t>
      </w:r>
      <w:proofErr w:type="spellStart"/>
      <w:r>
        <w:rPr>
          <w:color w:val="auto"/>
          <w:sz w:val="24"/>
          <w:szCs w:val="24"/>
        </w:rPr>
        <w:t>en_US</w:t>
      </w:r>
      <w:proofErr w:type="spellEnd"/>
      <w:r>
        <w:rPr>
          <w:color w:val="auto"/>
          <w:sz w:val="24"/>
          <w:szCs w:val="24"/>
        </w:rPr>
        <w:t>”,</w:t>
      </w:r>
    </w:p>
    <w:p w14:paraId="4128B4C8" w14:textId="10C442C6"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proofErr w:type="gramStart"/>
      <w:r>
        <w:rPr>
          <w:color w:val="auto"/>
          <w:sz w:val="24"/>
          <w:szCs w:val="24"/>
        </w:rPr>
        <w:t>pageId</w:t>
      </w:r>
      <w:proofErr w:type="spellEnd"/>
      <w:proofErr w:type="gramEnd"/>
      <w:r>
        <w:rPr>
          <w:color w:val="auto"/>
          <w:sz w:val="24"/>
          <w:szCs w:val="24"/>
        </w:rPr>
        <w:t>: “</w:t>
      </w:r>
      <w:proofErr w:type="spellStart"/>
      <w:r>
        <w:rPr>
          <w:color w:val="auto"/>
          <w:sz w:val="24"/>
          <w:szCs w:val="24"/>
        </w:rPr>
        <w:t>pdp</w:t>
      </w:r>
      <w:proofErr w:type="spellEnd"/>
      <w:r>
        <w:rPr>
          <w:color w:val="auto"/>
          <w:sz w:val="24"/>
          <w:szCs w:val="24"/>
        </w:rPr>
        <w:t>-page”</w:t>
      </w:r>
    </w:p>
    <w:p w14:paraId="544263BF" w14:textId="287B9C71"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11F96A9C" w14:textId="292D769D"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window.TurnToCmd=window.TurnToCmd||</w:t>
      </w:r>
      <w:proofErr w:type="gramStart"/>
      <w:r>
        <w:rPr>
          <w:color w:val="auto"/>
          <w:sz w:val="24"/>
          <w:szCs w:val="24"/>
        </w:rPr>
        <w:t>function(</w:t>
      </w:r>
      <w:proofErr w:type="gramEnd"/>
      <w:r>
        <w:rPr>
          <w:color w:val="auto"/>
          <w:sz w:val="24"/>
          <w:szCs w:val="24"/>
        </w:rPr>
        <w:t>){(TurnToCmd.q=TurnToCmd.q||[]).push(arguments)};</w:t>
      </w:r>
    </w:p>
    <w:p w14:paraId="52B27D1F" w14:textId="77777777" w:rsidR="00280F6B"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36709F15" w14:textId="0184D5AE" w:rsidR="00280F6B" w:rsidRPr="00590CAD"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w:t>
      </w:r>
      <w:proofErr w:type="gramStart"/>
      <w:r w:rsidRPr="00280F6B">
        <w:rPr>
          <w:rFonts w:ascii="Monaco" w:hAnsi="Monaco" w:cs="Monaco"/>
          <w:i/>
          <w:iCs/>
          <w:color w:val="2A00FF"/>
          <w:sz w:val="22"/>
        </w:rPr>
        <w:t>${</w:t>
      </w:r>
      <w:proofErr w:type="gramEnd"/>
      <w:r w:rsidRPr="00280F6B">
        <w:rPr>
          <w:rFonts w:ascii="Monaco" w:hAnsi="Monaco" w:cs="Monaco"/>
          <w:i/>
          <w:iCs/>
          <w:color w:val="2A00FF"/>
          <w:sz w:val="22"/>
        </w:rPr>
        <w:t>siteKey}/js/turnto.js"</w:t>
      </w:r>
      <w:r w:rsidRPr="00280F6B">
        <w:rPr>
          <w:rFonts w:ascii="Monaco" w:hAnsi="Monaco" w:cs="Monaco"/>
          <w:color w:val="auto"/>
          <w:sz w:val="22"/>
        </w:rPr>
        <w:t xml:space="preserve"> </w:t>
      </w:r>
      <w:proofErr w:type="spellStart"/>
      <w:r w:rsidRPr="00280F6B">
        <w:rPr>
          <w:rFonts w:ascii="Monaco" w:hAnsi="Monaco" w:cs="Monaco"/>
          <w:color w:val="7F007F"/>
          <w:sz w:val="22"/>
        </w:rPr>
        <w:t>async</w:t>
      </w:r>
      <w:proofErr w:type="spellEnd"/>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6B26F77A" w14:textId="77777777" w:rsidR="00C22914" w:rsidRPr="00C22914" w:rsidRDefault="00C22914" w:rsidP="00C22914">
      <w:pPr>
        <w:pStyle w:val="NoSpacing"/>
      </w:pPr>
    </w:p>
    <w:p w14:paraId="56F0EA48" w14:textId="77777777" w:rsidR="00C62DE0" w:rsidRPr="00C62DE0" w:rsidRDefault="00C62DE0" w:rsidP="00C62DE0">
      <w:bookmarkStart w:id="198" w:name="_Toc469044363"/>
    </w:p>
    <w:p w14:paraId="7AB9E546" w14:textId="49C64925" w:rsidR="00C62DE0" w:rsidRDefault="00BE6152" w:rsidP="00C62DE0">
      <w:pPr>
        <w:pStyle w:val="Heading3"/>
      </w:pPr>
      <w:bookmarkStart w:id="199" w:name="_Toc414521709"/>
      <w:r w:rsidRPr="00BE6152">
        <w:t>Product Detail Page</w:t>
      </w:r>
      <w:bookmarkStart w:id="200" w:name="_Toc469044364"/>
      <w:bookmarkEnd w:id="198"/>
      <w:bookmarkEnd w:id="199"/>
    </w:p>
    <w:p w14:paraId="23D305A7" w14:textId="30A4B382" w:rsidR="00C23943" w:rsidRDefault="00BE6152" w:rsidP="00927D2B">
      <w:pPr>
        <w:pStyle w:val="Heading4"/>
        <w:ind w:firstLine="0"/>
      </w:pPr>
      <w:r w:rsidRPr="00BE6152">
        <w:t>Teasers (Q&amp;A, R&amp;R)</w:t>
      </w:r>
      <w:bookmarkEnd w:id="200"/>
    </w:p>
    <w:p w14:paraId="604FBF3E" w14:textId="77777777" w:rsidR="009A4C91" w:rsidRDefault="009A4C91" w:rsidP="009A4C91"/>
    <w:p w14:paraId="3FACD7F3" w14:textId="77777777" w:rsidR="009A4C91" w:rsidRDefault="009A4C91" w:rsidP="009A4C91">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64E56D80" w14:textId="77777777" w:rsidR="009A4C91" w:rsidRDefault="009A4C91" w:rsidP="009A4C91">
      <w:pPr>
        <w:pStyle w:val="NoSpacing"/>
      </w:pPr>
    </w:p>
    <w:p w14:paraId="6E68A5C8" w14:textId="3D80826B" w:rsidR="009A4C91" w:rsidRDefault="009A4C91" w:rsidP="00A5515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0A518516" w14:textId="77777777" w:rsidR="00F61151" w:rsidRDefault="00F61151" w:rsidP="00F61151">
      <w:pPr>
        <w:pStyle w:val="NoSpacing"/>
      </w:pPr>
    </w:p>
    <w:p w14:paraId="7C3F0626" w14:textId="77777777" w:rsidR="00B95EE7" w:rsidRPr="0079230D" w:rsidRDefault="00B95EE7" w:rsidP="00B95EE7">
      <w:pPr>
        <w:rPr>
          <w:b/>
        </w:rPr>
      </w:pPr>
      <w:r w:rsidRPr="0079230D">
        <w:rPr>
          <w:b/>
        </w:rPr>
        <w:t xml:space="preserve">NOTE: Teasers </w:t>
      </w:r>
      <w:r>
        <w:rPr>
          <w:b/>
        </w:rPr>
        <w:t>require a minimum of 4 reviews to show the read comments section. This can be modified in the teasers.js file.</w:t>
      </w:r>
    </w:p>
    <w:p w14:paraId="1585B944" w14:textId="77777777" w:rsidR="00D271BC" w:rsidRDefault="00D271BC" w:rsidP="00D271BC"/>
    <w:p w14:paraId="46211BBA" w14:textId="698B5077" w:rsidR="00D271BC" w:rsidRDefault="00D271BC" w:rsidP="00D271BC">
      <w:r>
        <w:t>The PDP reviews summary and list rely on the following two div elements to be placed on the page for the widget JS to properly render the data.</w:t>
      </w:r>
    </w:p>
    <w:p w14:paraId="6BE96613" w14:textId="77777777" w:rsidR="00D271BC" w:rsidRPr="00D271BC" w:rsidRDefault="00D271BC" w:rsidP="00D271BC">
      <w:pPr>
        <w:pStyle w:val="NoSpacing"/>
      </w:pPr>
    </w:p>
    <w:p w14:paraId="548CD6F7" w14:textId="22D66673"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&lt;div id=”</w:t>
      </w:r>
      <w:proofErr w:type="spellStart"/>
      <w:r>
        <w:rPr>
          <w:color w:val="auto"/>
          <w:sz w:val="24"/>
          <w:szCs w:val="24"/>
        </w:rPr>
        <w:t>tt</w:t>
      </w:r>
      <w:proofErr w:type="spellEnd"/>
      <w:r>
        <w:rPr>
          <w:color w:val="auto"/>
          <w:sz w:val="24"/>
          <w:szCs w:val="24"/>
        </w:rPr>
        <w:t>-reviews-summary”&gt;&lt;/div&gt;</w:t>
      </w:r>
    </w:p>
    <w:p w14:paraId="5C4A20BA" w14:textId="77777777"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16250C51" w14:textId="0DEEC84A"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-reviews-list”&gt;&lt;/div&gt;</w:t>
      </w:r>
    </w:p>
    <w:p w14:paraId="54820E01" w14:textId="77777777" w:rsidR="00927D2B" w:rsidRPr="00927D2B" w:rsidRDefault="00927D2B" w:rsidP="00927D2B">
      <w:pPr>
        <w:pStyle w:val="NoSpacing"/>
      </w:pPr>
    </w:p>
    <w:p w14:paraId="1C602CD5" w14:textId="698DBC2A" w:rsidR="00927D2B" w:rsidRDefault="00927D2B" w:rsidP="00DE745D">
      <w:pPr>
        <w:pStyle w:val="ListParagraph"/>
        <w:numPr>
          <w:ilvl w:val="0"/>
          <w:numId w:val="16"/>
        </w:numPr>
      </w:pPr>
      <w:r>
        <w:t xml:space="preserve">By default, the PDP page </w:t>
      </w:r>
      <w:r w:rsidR="00D271BC">
        <w:t>will contain the above two DIVs, but will only display data if it exists for the current SKU</w:t>
      </w:r>
    </w:p>
    <w:p w14:paraId="6C53C0F0" w14:textId="77777777" w:rsidR="008C29D9" w:rsidRDefault="008C29D9" w:rsidP="008C29D9">
      <w:pPr>
        <w:pStyle w:val="ListParagraph"/>
      </w:pPr>
    </w:p>
    <w:p w14:paraId="3BC5D176" w14:textId="5435F5CD" w:rsidR="00D271BC" w:rsidRPr="004539D5" w:rsidRDefault="00D271BC" w:rsidP="00DE745D">
      <w:pPr>
        <w:pStyle w:val="ListParagraph"/>
        <w:numPr>
          <w:ilvl w:val="0"/>
          <w:numId w:val="16"/>
        </w:numPr>
        <w:rPr>
          <w:b/>
        </w:rPr>
      </w:pPr>
      <w:r w:rsidRPr="004539D5">
        <w:rPr>
          <w:b/>
        </w:rPr>
        <w:t xml:space="preserve">NOTE: </w:t>
      </w:r>
      <w:r w:rsidR="003F70D0" w:rsidRPr="004539D5">
        <w:rPr>
          <w:b/>
        </w:rPr>
        <w:t xml:space="preserve">If a user selects a variant SKU, the </w:t>
      </w:r>
      <w:proofErr w:type="spellStart"/>
      <w:r w:rsidR="003F70D0" w:rsidRPr="004539D5">
        <w:rPr>
          <w:b/>
        </w:rPr>
        <w:t>TurnTo</w:t>
      </w:r>
      <w:proofErr w:type="spellEnd"/>
      <w:r w:rsidR="003F70D0" w:rsidRPr="004539D5">
        <w:rPr>
          <w:b/>
        </w:rPr>
        <w:t xml:space="preserve"> configuration </w:t>
      </w:r>
      <w:proofErr w:type="spellStart"/>
      <w:r w:rsidR="003F70D0" w:rsidRPr="004539D5">
        <w:rPr>
          <w:b/>
        </w:rPr>
        <w:t>oibject</w:t>
      </w:r>
      <w:proofErr w:type="spellEnd"/>
      <w:r w:rsidRPr="004539D5">
        <w:rPr>
          <w:b/>
        </w:rPr>
        <w:t xml:space="preserve"> auto refreshes via the following </w:t>
      </w:r>
      <w:proofErr w:type="spellStart"/>
      <w:r w:rsidRPr="004539D5">
        <w:rPr>
          <w:b/>
        </w:rPr>
        <w:t>Javascript</w:t>
      </w:r>
      <w:proofErr w:type="spellEnd"/>
      <w:r w:rsidRPr="004539D5">
        <w:rPr>
          <w:b/>
        </w:rPr>
        <w:t xml:space="preserve"> function</w:t>
      </w:r>
    </w:p>
    <w:p w14:paraId="4449A913" w14:textId="3B05D7EB" w:rsidR="00675078" w:rsidRDefault="00675078" w:rsidP="00675078">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w:t>
      </w:r>
      <w:proofErr w:type="spellStart"/>
      <w:proofErr w:type="gramStart"/>
      <w:r>
        <w:rPr>
          <w:color w:val="auto"/>
          <w:sz w:val="24"/>
          <w:szCs w:val="24"/>
        </w:rPr>
        <w:t>TurnToCmd</w:t>
      </w:r>
      <w:proofErr w:type="spellEnd"/>
      <w:r>
        <w:rPr>
          <w:color w:val="auto"/>
          <w:sz w:val="24"/>
          <w:szCs w:val="24"/>
        </w:rPr>
        <w:t>{</w:t>
      </w:r>
      <w:proofErr w:type="gramEnd"/>
      <w:r>
        <w:rPr>
          <w:color w:val="auto"/>
          <w:sz w:val="24"/>
          <w:szCs w:val="24"/>
        </w:rPr>
        <w:t>‘set’, {‘</w:t>
      </w:r>
      <w:proofErr w:type="spellStart"/>
      <w:r>
        <w:rPr>
          <w:color w:val="auto"/>
          <w:sz w:val="24"/>
          <w:szCs w:val="24"/>
        </w:rPr>
        <w:t>sku</w:t>
      </w:r>
      <w:proofErr w:type="spellEnd"/>
      <w:r>
        <w:rPr>
          <w:color w:val="auto"/>
          <w:sz w:val="24"/>
          <w:szCs w:val="24"/>
        </w:rPr>
        <w:t>’:’</w:t>
      </w:r>
      <w:proofErr w:type="spellStart"/>
      <w:r>
        <w:rPr>
          <w:color w:val="auto"/>
          <w:sz w:val="24"/>
          <w:szCs w:val="24"/>
        </w:rPr>
        <w:t>newsku</w:t>
      </w:r>
      <w:proofErr w:type="spellEnd"/>
      <w:r>
        <w:rPr>
          <w:color w:val="auto"/>
          <w:sz w:val="24"/>
          <w:szCs w:val="24"/>
        </w:rPr>
        <w:t>’});</w:t>
      </w:r>
    </w:p>
    <w:p w14:paraId="2783F22A" w14:textId="1DC0852B" w:rsidR="00C26650" w:rsidRDefault="00C26650" w:rsidP="00DE745D"/>
    <w:p w14:paraId="70B4DC30" w14:textId="3B5B0E19" w:rsidR="00DE745D" w:rsidRDefault="00DE745D" w:rsidP="00DE745D">
      <w:pPr>
        <w:pStyle w:val="ListParagraph"/>
        <w:numPr>
          <w:ilvl w:val="0"/>
          <w:numId w:val="16"/>
        </w:numPr>
      </w:pPr>
      <w:r w:rsidRPr="004539D5">
        <w:rPr>
          <w:b/>
        </w:rPr>
        <w:t xml:space="preserve">NOTE: </w:t>
      </w:r>
      <w:r w:rsidR="00DE4BCC">
        <w:rPr>
          <w:b/>
        </w:rPr>
        <w:t>F</w:t>
      </w:r>
      <w:r w:rsidRPr="004539D5">
        <w:rPr>
          <w:b/>
        </w:rPr>
        <w:t xml:space="preserve">or now the Reviews Summary and Review List widgets will </w:t>
      </w:r>
      <w:r w:rsidRPr="004539D5">
        <w:rPr>
          <w:b/>
          <w:i/>
        </w:rPr>
        <w:t xml:space="preserve">not </w:t>
      </w:r>
      <w:r w:rsidRPr="004539D5">
        <w:rPr>
          <w:b/>
        </w:rPr>
        <w:t xml:space="preserve">be reported in </w:t>
      </w:r>
      <w:proofErr w:type="spellStart"/>
      <w:r w:rsidRPr="004539D5">
        <w:rPr>
          <w:b/>
        </w:rPr>
        <w:t>TurnTo</w:t>
      </w:r>
      <w:proofErr w:type="spellEnd"/>
      <w:r w:rsidRPr="004539D5">
        <w:rPr>
          <w:b/>
        </w:rPr>
        <w:t xml:space="preserve"> conversion reporting</w:t>
      </w:r>
      <w:r>
        <w:t>.</w:t>
      </w:r>
      <w:r w:rsidRPr="00D42FB4">
        <w:t xml:space="preserve"> </w:t>
      </w:r>
    </w:p>
    <w:p w14:paraId="6941BCED" w14:textId="77777777" w:rsidR="00B049DC" w:rsidRDefault="00B049DC" w:rsidP="00B049DC"/>
    <w:p w14:paraId="5D53A7C1" w14:textId="67EA792D" w:rsidR="00B049DC" w:rsidRDefault="00B049DC" w:rsidP="00B049DC">
      <w:pPr>
        <w:rPr>
          <w:b/>
        </w:rPr>
      </w:pPr>
      <w:r w:rsidRPr="00B049DC">
        <w:rPr>
          <w:b/>
        </w:rPr>
        <w:t>NOTE: If you want to place the content underneath a tab, you will need to do the following.</w:t>
      </w:r>
    </w:p>
    <w:p w14:paraId="2937962E" w14:textId="77777777" w:rsidR="00B049DC" w:rsidRDefault="00B049DC" w:rsidP="00B049DC">
      <w:pPr>
        <w:pStyle w:val="NoSpacing"/>
      </w:pPr>
    </w:p>
    <w:p w14:paraId="44C33E91" w14:textId="2870581D" w:rsidR="00B049DC" w:rsidRDefault="00540CC1" w:rsidP="00540CC1">
      <w:pPr>
        <w:rPr>
          <w:rFonts w:ascii="Times Roman" w:hAnsi="Times Roman" w:cs="Times Roman"/>
          <w:sz w:val="24"/>
          <w:szCs w:val="24"/>
        </w:rPr>
      </w:pPr>
      <w:r>
        <w:t xml:space="preserve">Add </w:t>
      </w:r>
      <w:r w:rsidR="00B049DC">
        <w:t xml:space="preserve">a click event listener to the link. In this example, it assumes there is a function on the page that can be called to expose a </w:t>
      </w:r>
      <w:r w:rsidR="00B049DC" w:rsidRPr="00250C4E">
        <w:t xml:space="preserve">tab called </w:t>
      </w:r>
      <w:r w:rsidR="00250C4E">
        <w:t>‘</w:t>
      </w:r>
      <w:proofErr w:type="spellStart"/>
      <w:r w:rsidR="00B049DC" w:rsidRPr="00250C4E">
        <w:t>showTab</w:t>
      </w:r>
      <w:proofErr w:type="spellEnd"/>
      <w:r w:rsidR="00250C4E">
        <w:t>’</w:t>
      </w:r>
      <w:r w:rsidR="00B049DC" w:rsidRPr="00250C4E">
        <w:t xml:space="preserve">. Change this to whatever function is available on the page to accomplish this. This code should be added to the end of the </w:t>
      </w:r>
      <w:r w:rsidR="00250C4E">
        <w:t>‘</w:t>
      </w:r>
      <w:proofErr w:type="spellStart"/>
      <w:r w:rsidR="00B049DC" w:rsidRPr="00250C4E">
        <w:t>populateTeaser</w:t>
      </w:r>
      <w:proofErr w:type="spellEnd"/>
      <w:r w:rsidR="00250C4E">
        <w:t>’</w:t>
      </w:r>
      <w:r w:rsidR="00B049DC" w:rsidRPr="00250C4E">
        <w:t xml:space="preserve"> function.</w:t>
      </w:r>
      <w:r w:rsidR="00B049DC">
        <w:t xml:space="preserve"> </w:t>
      </w:r>
    </w:p>
    <w:p w14:paraId="406ECAFF" w14:textId="3F079CBC" w:rsidR="00540CC1" w:rsidRDefault="00540CC1" w:rsidP="00540C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document.querySelector(</w:t>
      </w:r>
      <w:proofErr w:type="gramEnd"/>
      <w:r>
        <w:rPr>
          <w:color w:val="auto"/>
          <w:sz w:val="24"/>
          <w:szCs w:val="24"/>
        </w:rPr>
        <w:t xml:space="preserve">‘.TTteaser__read-reviews’).addEventListener(‘click’, function(e) { </w:t>
      </w:r>
      <w:proofErr w:type="spellStart"/>
      <w:r>
        <w:rPr>
          <w:color w:val="auto"/>
          <w:sz w:val="24"/>
          <w:szCs w:val="24"/>
        </w:rPr>
        <w:t>showTab</w:t>
      </w:r>
      <w:proofErr w:type="spellEnd"/>
      <w:r>
        <w:rPr>
          <w:color w:val="auto"/>
          <w:sz w:val="24"/>
          <w:szCs w:val="24"/>
        </w:rPr>
        <w:t>(‘reviews’); }</w:t>
      </w:r>
    </w:p>
    <w:p w14:paraId="54892C97" w14:textId="77777777" w:rsidR="00B049DC" w:rsidRPr="00B049DC" w:rsidRDefault="00B049DC" w:rsidP="00B049DC">
      <w:pPr>
        <w:pStyle w:val="NoSpacing"/>
      </w:pPr>
    </w:p>
    <w:p w14:paraId="350AE01A" w14:textId="77777777" w:rsidR="00D42FB4" w:rsidRPr="00BE6152" w:rsidRDefault="00D42FB4" w:rsidP="00D42FB4"/>
    <w:p w14:paraId="79618677" w14:textId="6B9F2244" w:rsidR="00BE6152" w:rsidRDefault="00BE6152" w:rsidP="00BE4783">
      <w:pPr>
        <w:pStyle w:val="Heading4"/>
        <w:ind w:firstLine="0"/>
      </w:pPr>
      <w:bookmarkStart w:id="201" w:name="_Toc469044365"/>
      <w:r w:rsidRPr="00BE6152">
        <w:t>Widgets (Q&amp;A, R&amp;R, Checkout Comments)</w:t>
      </w:r>
      <w:bookmarkEnd w:id="201"/>
    </w:p>
    <w:p w14:paraId="004D9172" w14:textId="77777777" w:rsidR="00480C31" w:rsidRPr="00BE6152" w:rsidRDefault="00480C31" w:rsidP="00A20DE9">
      <w:pPr>
        <w:pStyle w:val="ListParagraph"/>
        <w:ind w:left="0"/>
      </w:pPr>
    </w:p>
    <w:p w14:paraId="5C8DA1DB" w14:textId="77777777" w:rsidR="006E5F1F" w:rsidRPr="006E5F1F" w:rsidRDefault="006E5F1F" w:rsidP="00DE745D">
      <w:pPr>
        <w:pStyle w:val="ListParagraph"/>
        <w:numPr>
          <w:ilvl w:val="0"/>
          <w:numId w:val="17"/>
        </w:numPr>
        <w:rPr>
          <w:i/>
        </w:rPr>
      </w:pPr>
      <w:r>
        <w:t>B</w:t>
      </w:r>
      <w:r w:rsidR="00086306" w:rsidRPr="00BE6152">
        <w:t>undles and</w:t>
      </w:r>
      <w:r w:rsidR="00B85A83">
        <w:t>/or</w:t>
      </w:r>
      <w:r w:rsidR="00086306" w:rsidRPr="00BE6152">
        <w:t xml:space="preserve"> product sets have the widgets too, </w:t>
      </w:r>
      <w:r>
        <w:t>but if you want to change the location of code, see the following templates</w:t>
      </w:r>
    </w:p>
    <w:p w14:paraId="5F8CAE5E" w14:textId="77777777" w:rsidR="006E5F1F" w:rsidRDefault="006E5F1F" w:rsidP="00DE745D">
      <w:pPr>
        <w:pStyle w:val="ListParagraph"/>
        <w:numPr>
          <w:ilvl w:val="1"/>
          <w:numId w:val="17"/>
        </w:numPr>
        <w:rPr>
          <w:i/>
        </w:rPr>
      </w:pPr>
      <w:r>
        <w:t>t</w:t>
      </w:r>
      <w:r w:rsidR="00086306" w:rsidRPr="006E5F1F">
        <w:rPr>
          <w:i/>
        </w:rPr>
        <w:t>emplates/default/product/</w:t>
      </w:r>
      <w:proofErr w:type="spellStart"/>
      <w:r w:rsidR="00086306" w:rsidRPr="003914F5">
        <w:t>bundleDetails</w:t>
      </w:r>
      <w:r w:rsidR="00086306" w:rsidRPr="006E5F1F">
        <w:rPr>
          <w:i/>
        </w:rPr>
        <w:t>.isml</w:t>
      </w:r>
      <w:proofErr w:type="spellEnd"/>
    </w:p>
    <w:p w14:paraId="6DD25426" w14:textId="0A8716AC" w:rsidR="00B15E80" w:rsidRPr="00645088" w:rsidRDefault="00086306" w:rsidP="00DE745D">
      <w:pPr>
        <w:pStyle w:val="ListParagraph"/>
        <w:numPr>
          <w:ilvl w:val="1"/>
          <w:numId w:val="17"/>
        </w:numPr>
        <w:rPr>
          <w:i/>
        </w:rPr>
      </w:pPr>
      <w:r w:rsidRPr="006E5F1F">
        <w:rPr>
          <w:i/>
        </w:rPr>
        <w:t>templates/default/product/</w:t>
      </w:r>
      <w:proofErr w:type="spellStart"/>
      <w:r>
        <w:t>set</w:t>
      </w:r>
      <w:r w:rsidRPr="003914F5">
        <w:t>Details</w:t>
      </w:r>
      <w:r w:rsidR="00645088">
        <w:rPr>
          <w:i/>
        </w:rPr>
        <w:t>.isml</w:t>
      </w:r>
      <w:proofErr w:type="spellEnd"/>
    </w:p>
    <w:p w14:paraId="038766BD" w14:textId="77777777" w:rsidR="000C7AD5" w:rsidRDefault="000C7AD5" w:rsidP="00472005">
      <w:pPr>
        <w:pStyle w:val="Heading3"/>
      </w:pPr>
    </w:p>
    <w:p w14:paraId="112CC246" w14:textId="77777777" w:rsidR="001C1B6F" w:rsidRDefault="001C1B6F" w:rsidP="00472005">
      <w:pPr>
        <w:pStyle w:val="Heading3"/>
      </w:pPr>
    </w:p>
    <w:p w14:paraId="36244FC3" w14:textId="4AC8BF48" w:rsidR="00B15E80" w:rsidRDefault="00B15E80" w:rsidP="00472005">
      <w:pPr>
        <w:pStyle w:val="Heading3"/>
      </w:pPr>
      <w:bookmarkStart w:id="202" w:name="_Toc414521710"/>
      <w:r w:rsidRPr="00BE6152">
        <w:t>Category and Search Pages</w:t>
      </w:r>
      <w:bookmarkEnd w:id="202"/>
    </w:p>
    <w:p w14:paraId="6A4C066D" w14:textId="77777777" w:rsidR="00393EFB" w:rsidRDefault="00393EFB" w:rsidP="00B15E80">
      <w:pPr>
        <w:pStyle w:val="Heading4"/>
        <w:ind w:firstLine="0"/>
      </w:pPr>
    </w:p>
    <w:p w14:paraId="3A8FB520" w14:textId="019F77AA" w:rsidR="00B15E80" w:rsidRDefault="00B15E80" w:rsidP="00393EFB">
      <w:pPr>
        <w:pStyle w:val="Heading4"/>
        <w:ind w:firstLine="0"/>
      </w:pPr>
      <w:r w:rsidRPr="00BE6152">
        <w:t>Refinements (optional)</w:t>
      </w:r>
    </w:p>
    <w:p w14:paraId="5DBE7618" w14:textId="77777777" w:rsidR="00393EFB" w:rsidRPr="00393EFB" w:rsidRDefault="00393EFB" w:rsidP="00393EFB"/>
    <w:p w14:paraId="24B2D1FC" w14:textId="7F665EFA" w:rsidR="00BE6152" w:rsidRPr="00CF0877" w:rsidRDefault="003F67FD" w:rsidP="00BE6152">
      <w:pPr>
        <w:rPr>
          <w:b/>
        </w:rPr>
      </w:pPr>
      <w:r w:rsidRPr="00CF0877">
        <w:rPr>
          <w:b/>
        </w:rPr>
        <w:t>NOTE</w:t>
      </w:r>
      <w:r w:rsidR="00BE6152" w:rsidRPr="00CF0877">
        <w:rPr>
          <w:b/>
        </w:rPr>
        <w:t>: You will need to have completed the "Configure Average Star Ratings as a Search Refinement" steps under "Configuration" for the refinements to show up.</w:t>
      </w:r>
    </w:p>
    <w:p w14:paraId="3C46F258" w14:textId="64BEA2A0" w:rsidR="00D42FB4" w:rsidRDefault="00D42FB4">
      <w:pPr>
        <w:spacing w:after="160" w:line="259" w:lineRule="auto"/>
        <w:rPr>
          <w:rFonts w:eastAsiaTheme="majorEastAsia" w:cstheme="majorBidi"/>
          <w:i/>
          <w:iCs/>
          <w:color w:val="1098D9"/>
          <w:sz w:val="30"/>
        </w:rPr>
      </w:pPr>
    </w:p>
    <w:p w14:paraId="305CEC35" w14:textId="02C0DF66" w:rsidR="00BE6152" w:rsidRPr="00BE6152" w:rsidRDefault="00BE6152" w:rsidP="00247D57">
      <w:pPr>
        <w:pStyle w:val="Heading4"/>
        <w:ind w:firstLine="0"/>
      </w:pPr>
      <w:bookmarkStart w:id="203" w:name="_Toc469044368"/>
      <w:r w:rsidRPr="00BE6152">
        <w:t>Product Tile Teaser (optional)</w:t>
      </w:r>
      <w:bookmarkEnd w:id="203"/>
    </w:p>
    <w:p w14:paraId="3CF4E411" w14:textId="77777777" w:rsidR="000022B7" w:rsidRDefault="000022B7" w:rsidP="00BE6152">
      <w:pPr>
        <w:rPr>
          <w:b/>
        </w:rPr>
      </w:pPr>
    </w:p>
    <w:p w14:paraId="68EBC0EA" w14:textId="6EFD25F2" w:rsidR="00D42FB4" w:rsidRDefault="000022B7" w:rsidP="00BE6152">
      <w:r w:rsidRPr="004D512A">
        <w:rPr>
          <w:b/>
        </w:rPr>
        <w:t>NOTE:</w:t>
      </w:r>
      <w:r>
        <w:rPr>
          <w:b/>
        </w:rPr>
        <w:t xml:space="preserve"> In </w:t>
      </w:r>
      <w:proofErr w:type="spellStart"/>
      <w:r w:rsidR="00EE791F">
        <w:rPr>
          <w:b/>
        </w:rPr>
        <w:t>SpeedFlex</w:t>
      </w:r>
      <w:proofErr w:type="spellEnd"/>
      <w:r>
        <w:rPr>
          <w:b/>
        </w:rPr>
        <w:t>, product teasers are not supported for multiple SKU pages</w:t>
      </w:r>
    </w:p>
    <w:p w14:paraId="3754D170" w14:textId="77777777" w:rsidR="00D42FB4" w:rsidRDefault="00D42FB4" w:rsidP="00BE6152"/>
    <w:p w14:paraId="0CF3C40C" w14:textId="53758091" w:rsidR="00BE6152" w:rsidRDefault="00BE6152" w:rsidP="00DD61D8">
      <w:pPr>
        <w:pStyle w:val="Heading4"/>
        <w:ind w:firstLine="0"/>
      </w:pPr>
      <w:bookmarkStart w:id="204" w:name="_Toc469044369"/>
      <w:r w:rsidRPr="00BE6152">
        <w:t xml:space="preserve">Checkout Comments </w:t>
      </w:r>
      <w:proofErr w:type="spellStart"/>
      <w:r w:rsidRPr="00BE6152">
        <w:t>Pinboard</w:t>
      </w:r>
      <w:proofErr w:type="spellEnd"/>
      <w:r w:rsidRPr="00BE6152">
        <w:t xml:space="preserve"> Teaser (optiona</w:t>
      </w:r>
      <w:bookmarkEnd w:id="204"/>
      <w:r w:rsidR="00145833">
        <w:t>l)</w:t>
      </w:r>
    </w:p>
    <w:p w14:paraId="4365EDA8" w14:textId="32A22460" w:rsidR="00240278" w:rsidRDefault="00240278" w:rsidP="00240278">
      <w:r>
        <w:t xml:space="preserve">The CC </w:t>
      </w:r>
      <w:proofErr w:type="spellStart"/>
      <w:r>
        <w:t>Pinboard</w:t>
      </w:r>
      <w:proofErr w:type="spellEnd"/>
      <w:r>
        <w:t xml:space="preserve"> rely on the following div element to be placed on the page for the widget JS to properly render the data.</w:t>
      </w:r>
    </w:p>
    <w:p w14:paraId="115A4FD1" w14:textId="77777777" w:rsidR="00240278" w:rsidRDefault="00240278" w:rsidP="00240278">
      <w:pPr>
        <w:pStyle w:val="NoSpacing"/>
      </w:pPr>
    </w:p>
    <w:p w14:paraId="50B4CFB4" w14:textId="255A253E" w:rsidR="00240278" w:rsidRPr="004539D5" w:rsidRDefault="00240278" w:rsidP="00240278">
      <w:pPr>
        <w:rPr>
          <w:b/>
        </w:rPr>
      </w:pPr>
      <w:r w:rsidRPr="004539D5">
        <w:rPr>
          <w:b/>
        </w:rPr>
        <w:t xml:space="preserve">NOTE: By default this div element is placed on the </w:t>
      </w:r>
      <w:proofErr w:type="spellStart"/>
      <w:r w:rsidRPr="004539D5">
        <w:rPr>
          <w:b/>
        </w:rPr>
        <w:t>turntopinboard</w:t>
      </w:r>
      <w:proofErr w:type="spellEnd"/>
      <w:r w:rsidRPr="004539D5">
        <w:rPr>
          <w:b/>
        </w:rPr>
        <w:t xml:space="preserve"> template and included on the following three templates: </w:t>
      </w:r>
      <w:proofErr w:type="spellStart"/>
      <w:r w:rsidRPr="004539D5">
        <w:rPr>
          <w:b/>
        </w:rPr>
        <w:t>homepage.isml</w:t>
      </w:r>
      <w:proofErr w:type="spellEnd"/>
      <w:r w:rsidRPr="004539D5">
        <w:rPr>
          <w:b/>
        </w:rPr>
        <w:t xml:space="preserve">, </w:t>
      </w:r>
      <w:proofErr w:type="spellStart"/>
      <w:r w:rsidRPr="004539D5">
        <w:rPr>
          <w:b/>
        </w:rPr>
        <w:t>catLanding.isml</w:t>
      </w:r>
      <w:proofErr w:type="spellEnd"/>
      <w:r w:rsidRPr="004539D5">
        <w:rPr>
          <w:b/>
        </w:rPr>
        <w:t xml:space="preserve"> and </w:t>
      </w:r>
      <w:proofErr w:type="spellStart"/>
      <w:r w:rsidRPr="004539D5">
        <w:rPr>
          <w:b/>
        </w:rPr>
        <w:t>searchresultsNoDecorator.isml</w:t>
      </w:r>
      <w:proofErr w:type="spellEnd"/>
    </w:p>
    <w:p w14:paraId="385B19CD" w14:textId="77777777" w:rsidR="00240278" w:rsidRPr="00D271BC" w:rsidRDefault="00240278" w:rsidP="00240278">
      <w:pPr>
        <w:pStyle w:val="NoSpacing"/>
      </w:pPr>
    </w:p>
    <w:p w14:paraId="3350F7A1" w14:textId="77777777" w:rsidR="001D5300" w:rsidRPr="001D5300" w:rsidRDefault="00240278" w:rsidP="001D5300">
      <w:pPr>
        <w:pStyle w:val="HTMLPreformatted"/>
        <w:pBdr>
          <w:top w:val="single" w:sz="6" w:space="8" w:color="EEEEEE"/>
          <w:left w:val="single" w:sz="6" w:space="11" w:color="EEEEEE"/>
          <w:bottom w:val="single" w:sz="6" w:space="8" w:color="EEEEEE"/>
          <w:right w:val="single" w:sz="6" w:space="11" w:color="EEEEEE"/>
        </w:pBdr>
        <w:shd w:val="clear" w:color="auto" w:fill="F9F9F9"/>
        <w:rPr>
          <w:ins w:id="205" w:author="Greenwood, Joe Joe" w:date="2019-06-20T14:00:00Z"/>
          <w:color w:val="auto"/>
          <w:sz w:val="24"/>
          <w:szCs w:val="24"/>
        </w:rPr>
      </w:pPr>
      <w:r>
        <w:rPr>
          <w:color w:val="auto"/>
          <w:sz w:val="24"/>
          <w:szCs w:val="24"/>
        </w:rPr>
        <w:t>&lt;div id=”</w:t>
      </w:r>
      <w:proofErr w:type="spellStart"/>
      <w:del w:id="206" w:author="Greenwood, Joe Joe" w:date="2019-06-20T14:00:00Z">
        <w:r w:rsidDel="001D5300">
          <w:rPr>
            <w:color w:val="auto"/>
            <w:sz w:val="24"/>
            <w:szCs w:val="24"/>
          </w:rPr>
          <w:delText>tt-</w:delText>
        </w:r>
        <w:r w:rsidR="007E436E" w:rsidDel="001D5300">
          <w:rPr>
            <w:color w:val="auto"/>
            <w:sz w:val="24"/>
            <w:szCs w:val="24"/>
          </w:rPr>
          <w:delText>comments</w:delText>
        </w:r>
        <w:r w:rsidDel="001D5300">
          <w:rPr>
            <w:color w:val="auto"/>
            <w:sz w:val="24"/>
            <w:szCs w:val="24"/>
          </w:rPr>
          <w:delText>-</w:delText>
        </w:r>
        <w:r w:rsidR="007E436E" w:rsidDel="001D5300">
          <w:rPr>
            <w:color w:val="auto"/>
            <w:sz w:val="24"/>
            <w:szCs w:val="24"/>
          </w:rPr>
          <w:delText>pinboard</w:delText>
        </w:r>
      </w:del>
      <w:ins w:id="207" w:author="Greenwood, Joe Joe" w:date="2019-06-20T14:00:00Z">
        <w:r w:rsidR="001D5300" w:rsidRPr="001D5300">
          <w:rPr>
            <w:color w:val="auto"/>
            <w:sz w:val="24"/>
            <w:szCs w:val="24"/>
          </w:rPr>
          <w:t>tt</w:t>
        </w:r>
        <w:proofErr w:type="spellEnd"/>
        <w:r w:rsidR="001D5300" w:rsidRPr="001D5300">
          <w:rPr>
            <w:color w:val="auto"/>
            <w:sz w:val="24"/>
            <w:szCs w:val="24"/>
          </w:rPr>
          <w:t>-comments-</w:t>
        </w:r>
        <w:proofErr w:type="spellStart"/>
        <w:r w:rsidR="001D5300" w:rsidRPr="001D5300">
          <w:rPr>
            <w:color w:val="auto"/>
            <w:sz w:val="24"/>
            <w:szCs w:val="24"/>
          </w:rPr>
          <w:t>pinboard</w:t>
        </w:r>
        <w:proofErr w:type="spellEnd"/>
        <w:r w:rsidR="001D5300" w:rsidRPr="001D5300">
          <w:rPr>
            <w:color w:val="auto"/>
            <w:sz w:val="24"/>
            <w:szCs w:val="24"/>
          </w:rPr>
          <w:t>-teaser-widget</w:t>
        </w:r>
      </w:ins>
    </w:p>
    <w:p w14:paraId="19F9AA29" w14:textId="4CFAD96F" w:rsidR="00240278" w:rsidRDefault="00240278" w:rsidP="0024027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”&gt;&lt;/div&gt;</w:t>
      </w:r>
    </w:p>
    <w:p w14:paraId="265EF5A2" w14:textId="77777777" w:rsidR="00BE6152" w:rsidRPr="00BE6152" w:rsidRDefault="00BE6152" w:rsidP="00BE6152"/>
    <w:p w14:paraId="2402055F" w14:textId="1540DD77" w:rsidR="00BE6152" w:rsidRDefault="00BE6152" w:rsidP="00DE745D">
      <w:pPr>
        <w:pStyle w:val="ListParagraph"/>
        <w:numPr>
          <w:ilvl w:val="0"/>
          <w:numId w:val="18"/>
        </w:numPr>
      </w:pPr>
      <w:r w:rsidRPr="00BE6152">
        <w:t xml:space="preserve">A few things to </w:t>
      </w:r>
      <w:r w:rsidR="004D448C">
        <w:t>note</w:t>
      </w:r>
      <w:r w:rsidRPr="00BE6152">
        <w:t xml:space="preserve"> about the CC </w:t>
      </w:r>
      <w:proofErr w:type="spellStart"/>
      <w:r w:rsidRPr="00BE6152">
        <w:t>Pinboard</w:t>
      </w:r>
      <w:proofErr w:type="spellEnd"/>
      <w:r w:rsidRPr="00BE6152">
        <w:t xml:space="preserve"> Teaser:</w:t>
      </w:r>
    </w:p>
    <w:p w14:paraId="7C94DCDB" w14:textId="78801215" w:rsidR="00BE6152" w:rsidRPr="00A20DE9" w:rsidRDefault="00BE6152" w:rsidP="00DE745D">
      <w:pPr>
        <w:pStyle w:val="ListParagraph"/>
        <w:numPr>
          <w:ilvl w:val="1"/>
          <w:numId w:val="21"/>
        </w:numPr>
      </w:pPr>
      <w:r w:rsidRPr="00A20DE9">
        <w:t>For ALL pages, the teaser will only show if there are at least 4 products that have 4 buyer comments each</w:t>
      </w:r>
      <w:r w:rsidR="00F054F5">
        <w:t xml:space="preserve"> (</w:t>
      </w:r>
      <w:r w:rsidR="00F054F5">
        <w:rPr>
          <w:b/>
          <w:bCs/>
        </w:rPr>
        <w:t xml:space="preserve">Default </w:t>
      </w:r>
      <w:r w:rsidR="00F054F5" w:rsidRPr="00F054F5">
        <w:rPr>
          <w:b/>
          <w:bCs/>
        </w:rPr>
        <w:t>configuration</w:t>
      </w:r>
      <w:r w:rsidR="00F054F5">
        <w:rPr>
          <w:b/>
          <w:bCs/>
        </w:rPr>
        <w:t>)</w:t>
      </w:r>
    </w:p>
    <w:p w14:paraId="75E9CB78" w14:textId="3BB65C31" w:rsidR="00BE6152" w:rsidRPr="00BE6152" w:rsidRDefault="00BE6152" w:rsidP="00DE745D">
      <w:pPr>
        <w:pStyle w:val="ListParagraph"/>
        <w:numPr>
          <w:ilvl w:val="1"/>
          <w:numId w:val="21"/>
        </w:numPr>
      </w:pPr>
      <w:r w:rsidRPr="00BE6152">
        <w:t xml:space="preserve">On the home page, or a page without a </w:t>
      </w:r>
      <w:proofErr w:type="spellStart"/>
      <w:r w:rsidR="001B2D4C">
        <w:t>pdict.category</w:t>
      </w:r>
      <w:proofErr w:type="spellEnd"/>
      <w:r w:rsidR="001B2D4C">
        <w:t xml:space="preserve"> </w:t>
      </w:r>
      <w:r w:rsidRPr="00BE6152">
        <w:t xml:space="preserve">all products </w:t>
      </w:r>
      <w:proofErr w:type="spellStart"/>
      <w:r w:rsidRPr="00BE6152">
        <w:t>sitewide</w:t>
      </w:r>
      <w:proofErr w:type="spellEnd"/>
      <w:r w:rsidRPr="00BE6152">
        <w:t xml:space="preserve"> will be considered for display</w:t>
      </w:r>
    </w:p>
    <w:p w14:paraId="252FBBFF" w14:textId="15AB12FB" w:rsidR="00BE6152" w:rsidRPr="00BE6152" w:rsidRDefault="00BE6152" w:rsidP="00DE745D">
      <w:pPr>
        <w:pStyle w:val="ListParagraph"/>
        <w:numPr>
          <w:ilvl w:val="1"/>
          <w:numId w:val="21"/>
        </w:numPr>
      </w:pPr>
      <w:r w:rsidRPr="00BE6152">
        <w:t>On a category page, only the products that belong to that category (defined in the Catalog Feed) will be considered for display</w:t>
      </w:r>
    </w:p>
    <w:p w14:paraId="211E2EEA" w14:textId="4C724EBA" w:rsidR="004E6D66" w:rsidRDefault="00BE6152" w:rsidP="00DE745D">
      <w:pPr>
        <w:pStyle w:val="ListParagraph"/>
        <w:numPr>
          <w:ilvl w:val="1"/>
          <w:numId w:val="21"/>
        </w:numPr>
      </w:pPr>
      <w:r w:rsidRPr="00BE6152">
        <w:lastRenderedPageBreak/>
        <w:t>On a category page, only the categories that have the custom attribute</w:t>
      </w:r>
      <w:r>
        <w:t xml:space="preserve"> </w:t>
      </w:r>
      <w:proofErr w:type="spellStart"/>
      <w:r w:rsidRPr="00BE6152">
        <w:t>turntoEnableCCPinboardTeaser</w:t>
      </w:r>
      <w:proofErr w:type="spellEnd"/>
      <w:r>
        <w:t xml:space="preserve"> </w:t>
      </w:r>
      <w:r w:rsidRPr="00BE6152">
        <w:t>set to true will render the teaser</w:t>
      </w:r>
      <w:r w:rsidR="00AB1568">
        <w:t>.</w:t>
      </w:r>
    </w:p>
    <w:p w14:paraId="2C3D18F5" w14:textId="77777777" w:rsidR="00202853" w:rsidRDefault="00202853" w:rsidP="00202853"/>
    <w:p w14:paraId="3AB97B26" w14:textId="4105E7DE" w:rsidR="00AA74B7" w:rsidRDefault="00625EC3">
      <w:pPr>
        <w:spacing w:after="160" w:line="259" w:lineRule="auto"/>
        <w:rPr>
          <w:rFonts w:asciiTheme="minorHAnsi" w:hAnsiTheme="minorHAnsi"/>
          <w:color w:val="auto"/>
          <w:sz w:val="22"/>
        </w:rPr>
      </w:pPr>
      <w:r>
        <w:rPr>
          <w:noProof/>
        </w:rPr>
        <w:drawing>
          <wp:inline distT="0" distB="0" distL="0" distR="0" wp14:anchorId="754F4EEE" wp14:editId="46F54EB6">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08B3A69A" w14:textId="77777777" w:rsidR="00625EC3" w:rsidRDefault="00625EC3" w:rsidP="006D5E11">
      <w:pPr>
        <w:pStyle w:val="Heading4"/>
        <w:ind w:firstLine="0"/>
      </w:pPr>
    </w:p>
    <w:p w14:paraId="29094E89" w14:textId="77777777" w:rsidR="00DE4BCC" w:rsidRPr="00DE4BCC" w:rsidRDefault="00DE4BCC" w:rsidP="00DE4BCC"/>
    <w:p w14:paraId="6F0B1532" w14:textId="5AF9878F" w:rsidR="00625EC3" w:rsidRDefault="00D05965" w:rsidP="00D05965">
      <w:pPr>
        <w:pStyle w:val="Heading5"/>
      </w:pPr>
      <w:r>
        <w:t>Advanced Configuration Options</w:t>
      </w:r>
    </w:p>
    <w:p w14:paraId="1BE323A8" w14:textId="77777777" w:rsidR="00625EC3" w:rsidRPr="00D05965" w:rsidRDefault="00625EC3" w:rsidP="00D05965">
      <w:pPr>
        <w:rPr>
          <w:b/>
        </w:rPr>
      </w:pPr>
    </w:p>
    <w:p w14:paraId="52DDC87A" w14:textId="73C2E598" w:rsidR="00D05965" w:rsidRDefault="00D05965" w:rsidP="00FB7170">
      <w:r w:rsidRPr="00D05965">
        <w:rPr>
          <w:b/>
        </w:rPr>
        <w:t>NOTE: These settings are not c</w:t>
      </w:r>
      <w:r w:rsidR="00FB7170">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D05965" w:rsidRPr="00D05965" w14:paraId="4ED55135"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5030D1" w14:textId="77777777" w:rsidR="00D05965" w:rsidRPr="00D05965" w:rsidRDefault="00D05965" w:rsidP="001546FE">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6DA9DA" w14:textId="77777777" w:rsidR="00D05965" w:rsidRPr="00D05965" w:rsidRDefault="00D05965" w:rsidP="001546FE">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19E78F" w14:textId="77777777" w:rsidR="00D05965" w:rsidRPr="00D05965" w:rsidRDefault="00D05965" w:rsidP="001546FE">
            <w:r w:rsidRPr="00D05965">
              <w:t xml:space="preserve">Description </w:t>
            </w:r>
          </w:p>
        </w:tc>
      </w:tr>
      <w:tr w:rsidR="00D05965" w:rsidRPr="00D05965" w14:paraId="7873EBA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994C9F" w14:textId="77777777" w:rsidR="00D05965" w:rsidRPr="00D05965" w:rsidRDefault="00D05965" w:rsidP="001546FE">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1D5EF4" w14:textId="77777777" w:rsidR="00D05965" w:rsidRPr="00D05965" w:rsidRDefault="00D05965" w:rsidP="001546FE">
            <w:proofErr w:type="spellStart"/>
            <w:r w:rsidRPr="00D05965">
              <w:t>tt</w:t>
            </w:r>
            <w:proofErr w:type="spellEnd"/>
            <w:r w:rsidRPr="00D05965">
              <w:t xml:space="preserve">-comments-pi </w:t>
            </w:r>
            <w:proofErr w:type="spellStart"/>
            <w:r w:rsidRPr="00D05965">
              <w:t>nboard</w:t>
            </w:r>
            <w:proofErr w:type="spellEnd"/>
            <w:r w:rsidRPr="00D05965">
              <w:t xml:space="preserve">-widget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D0A5C2" w14:textId="77777777" w:rsidR="00D05965" w:rsidRPr="00D05965" w:rsidRDefault="00D05965" w:rsidP="001546FE">
            <w:r w:rsidRPr="00D05965">
              <w:t xml:space="preserve">You may specify a different div ID if you wish. </w:t>
            </w:r>
          </w:p>
        </w:tc>
      </w:tr>
      <w:tr w:rsidR="00D05965" w:rsidRPr="00D05965" w14:paraId="66774EC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23458D" w14:textId="77777777" w:rsidR="00D05965" w:rsidRPr="00D05965" w:rsidRDefault="00D05965" w:rsidP="001546FE">
            <w:proofErr w:type="spellStart"/>
            <w:r w:rsidRPr="00D05965">
              <w:t>activeOnly</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2FDF67"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9A6090" w14:textId="77777777" w:rsidR="00D05965" w:rsidRPr="00D05965" w:rsidRDefault="00D05965" w:rsidP="001546FE">
            <w:r w:rsidRPr="00D05965">
              <w:t xml:space="preserve">If true will only return content for active products </w:t>
            </w:r>
          </w:p>
        </w:tc>
      </w:tr>
      <w:tr w:rsidR="00D05965" w:rsidRPr="00D05965" w14:paraId="7D93887C"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14FECF" w14:textId="77777777" w:rsidR="00D05965" w:rsidRPr="00D05965" w:rsidRDefault="00D05965" w:rsidP="001546FE">
            <w:proofErr w:type="spellStart"/>
            <w:r w:rsidRPr="00D05965">
              <w:t>includeSyndicated</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80039E"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17BBFB" w14:textId="77777777" w:rsidR="00D05965" w:rsidRPr="00D05965" w:rsidRDefault="00D05965" w:rsidP="001546FE">
            <w:r w:rsidRPr="00D05965">
              <w:t xml:space="preserve">Whether syndicated comments should display within widget </w:t>
            </w:r>
          </w:p>
        </w:tc>
      </w:tr>
      <w:tr w:rsidR="00D05965" w:rsidRPr="00D05965" w14:paraId="0D06D51E"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E80A5D" w14:textId="77777777" w:rsidR="00D05965" w:rsidRPr="00D05965" w:rsidRDefault="00D05965" w:rsidP="001546FE">
            <w:proofErr w:type="spellStart"/>
            <w:r w:rsidRPr="00D05965">
              <w:t>maxDaysOld</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E25B71" w14:textId="77777777" w:rsidR="00D05965" w:rsidRPr="00D05965" w:rsidRDefault="00D05965" w:rsidP="001546FE">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A9C1AA" w14:textId="77777777" w:rsidR="00D05965" w:rsidRDefault="00D05965" w:rsidP="001546FE">
            <w:r w:rsidRPr="00D05965">
              <w:t xml:space="preserve">The maximum days old a comment </w:t>
            </w:r>
            <w:r w:rsidRPr="00D05965">
              <w:lastRenderedPageBreak/>
              <w:t xml:space="preserve">can be and still appear in the product box. </w:t>
            </w:r>
          </w:p>
          <w:p w14:paraId="3DDAC6BB" w14:textId="62777D8F" w:rsidR="00D05965" w:rsidRPr="00D05965" w:rsidRDefault="00D05965" w:rsidP="001546FE">
            <w:r w:rsidRPr="00D05965">
              <w:t xml:space="preserve">A value of -1means all comments should be included, regardless of age </w:t>
            </w:r>
          </w:p>
        </w:tc>
      </w:tr>
      <w:tr w:rsidR="00D05965" w:rsidRPr="00D05965" w14:paraId="34FF6982"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2AA9ED" w14:textId="77777777" w:rsidR="00D05965" w:rsidRPr="00D05965" w:rsidRDefault="00D05965" w:rsidP="001546FE">
            <w:r w:rsidRPr="00D05965">
              <w:lastRenderedPageBreak/>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C5D49F" w14:textId="77777777" w:rsidR="00D05965" w:rsidRPr="00D05965" w:rsidRDefault="00D05965" w:rsidP="001546FE">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18B8E2" w14:textId="77777777" w:rsidR="00D05965" w:rsidRDefault="00D05965" w:rsidP="001546FE">
            <w:r w:rsidRPr="00D05965">
              <w:t xml:space="preserve">The maximum number of product boxes to be displayed on page load. </w:t>
            </w:r>
          </w:p>
          <w:p w14:paraId="0D7AA458" w14:textId="58797916" w:rsidR="00D05965" w:rsidRPr="00D05965" w:rsidRDefault="00D05965" w:rsidP="001546FE">
            <w:r w:rsidRPr="00D05965">
              <w:t xml:space="preserve">The remaining product boxes will be loaded in batches equal to the limit </w:t>
            </w:r>
          </w:p>
        </w:tc>
      </w:tr>
      <w:tr w:rsidR="00D05965" w:rsidRPr="00D05965" w14:paraId="3457362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7F7A24" w14:textId="77777777" w:rsidR="00D05965" w:rsidRPr="00D05965" w:rsidRDefault="00D05965" w:rsidP="001546FE">
            <w:proofErr w:type="spellStart"/>
            <w:r w:rsidRPr="00D05965">
              <w:t>progressiveLoading</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7D8FB8"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729AB" w14:textId="77777777" w:rsidR="00D05965" w:rsidRDefault="00D05965" w:rsidP="001546FE">
            <w:r w:rsidRPr="00D05965">
              <w:t xml:space="preserve">When set to 'true' any remaining available content beyond the set limit </w:t>
            </w:r>
          </w:p>
          <w:p w14:paraId="0AB8C578" w14:textId="77777777" w:rsidR="00D05965" w:rsidRDefault="00D05965" w:rsidP="001546FE">
            <w:proofErr w:type="gramStart"/>
            <w:r w:rsidRPr="00D05965">
              <w:t>will</w:t>
            </w:r>
            <w:proofErr w:type="gramEnd"/>
            <w:r w:rsidRPr="00D05965">
              <w:t xml:space="preserve"> load once the user gets to the bottom of the page. If set to ‘false’ a </w:t>
            </w:r>
          </w:p>
          <w:p w14:paraId="59FF5B1C" w14:textId="6D7C31E8" w:rsidR="00D05965" w:rsidRPr="00D05965" w:rsidRDefault="00D05965" w:rsidP="001546FE">
            <w:r w:rsidRPr="00D05965">
              <w:t>‘</w:t>
            </w:r>
            <w:proofErr w:type="gramStart"/>
            <w:r w:rsidRPr="00D05965">
              <w:t>load</w:t>
            </w:r>
            <w:proofErr w:type="gramEnd"/>
            <w:r w:rsidRPr="00D05965">
              <w:t xml:space="preserve"> more’ button will display instead. </w:t>
            </w:r>
          </w:p>
        </w:tc>
      </w:tr>
      <w:tr w:rsidR="00D05965" w:rsidRPr="00D05965" w14:paraId="70A01CB9"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C4A4F3" w14:textId="77777777" w:rsidR="00D05965" w:rsidRPr="00D05965" w:rsidRDefault="00D05965" w:rsidP="001546FE">
            <w:proofErr w:type="spellStart"/>
            <w:r w:rsidRPr="00D05965">
              <w:t>showReviewStars</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F8B5A6"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5D840F" w14:textId="77777777" w:rsidR="00D05965" w:rsidRPr="00D05965" w:rsidRDefault="00D05965" w:rsidP="001546FE">
            <w:r w:rsidRPr="00D05965">
              <w:t xml:space="preserve">Displays review stars (if available) below product title on image </w:t>
            </w:r>
            <w:proofErr w:type="spellStart"/>
            <w:r w:rsidRPr="00D05965">
              <w:t>mouseover</w:t>
            </w:r>
            <w:proofErr w:type="spellEnd"/>
            <w:r w:rsidRPr="00D05965">
              <w:t xml:space="preserve"> </w:t>
            </w:r>
          </w:p>
        </w:tc>
      </w:tr>
      <w:tr w:rsidR="00D05965" w:rsidRPr="00D05965" w14:paraId="7D97F637"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7AC6FD" w14:textId="77777777" w:rsidR="00D05965" w:rsidRPr="00D05965" w:rsidRDefault="00D05965" w:rsidP="001546FE">
            <w:proofErr w:type="spellStart"/>
            <w:r w:rsidRPr="00D05965">
              <w:t>maxCommentsPerBox</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30B367" w14:textId="77777777" w:rsidR="00D05965" w:rsidRPr="00D05965" w:rsidRDefault="00D05965" w:rsidP="001546FE">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5F2194" w14:textId="77777777" w:rsidR="00D05965" w:rsidRPr="00D05965" w:rsidRDefault="00D05965" w:rsidP="001546FE">
            <w:r w:rsidRPr="00D05965">
              <w:t xml:space="preserve">The maximum number of comments that should be displayed in each product box </w:t>
            </w:r>
          </w:p>
        </w:tc>
      </w:tr>
      <w:tr w:rsidR="00D05965" w:rsidRPr="00D05965" w14:paraId="2015BB54"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CD98D0" w14:textId="77777777" w:rsidR="00D05965" w:rsidRPr="00D05965" w:rsidRDefault="00D05965" w:rsidP="001546FE">
            <w:proofErr w:type="spellStart"/>
            <w:r w:rsidRPr="00D05965">
              <w:t>titleMaxLength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6C2EB7"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490371" w14:textId="77777777" w:rsidR="00D05965" w:rsidRPr="00D05965" w:rsidRDefault="00D05965" w:rsidP="001546FE">
            <w:r w:rsidRPr="00D05965">
              <w:t xml:space="preserve">The maximum length of the product title, after which displays an ellipsis (...) </w:t>
            </w:r>
          </w:p>
        </w:tc>
      </w:tr>
      <w:tr w:rsidR="00D05965" w:rsidRPr="00D05965" w14:paraId="4B2D27B7"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CC03E9C" w14:textId="77777777" w:rsidR="00D05965" w:rsidRPr="00D05965" w:rsidRDefault="00D05965" w:rsidP="001546FE">
            <w:proofErr w:type="spellStart"/>
            <w:r w:rsidRPr="00D05965">
              <w:t>hoverTitleMaxLength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2ED03E" w14:textId="77777777" w:rsidR="00D05965" w:rsidRPr="00D05965" w:rsidRDefault="00D05965" w:rsidP="001546FE">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937CA7" w14:textId="77777777" w:rsidR="00D05965" w:rsidRDefault="00D05965" w:rsidP="001546FE">
            <w:r w:rsidRPr="00D05965">
              <w:t xml:space="preserve">The maximum length of the product title which displays on mouse hover, </w:t>
            </w:r>
          </w:p>
          <w:p w14:paraId="7CF7D82D" w14:textId="4521F7BF" w:rsidR="00D05965" w:rsidRPr="00D05965" w:rsidRDefault="00D05965" w:rsidP="001546FE">
            <w:proofErr w:type="gramStart"/>
            <w:r w:rsidRPr="00D05965">
              <w:t>after</w:t>
            </w:r>
            <w:proofErr w:type="gramEnd"/>
            <w:r w:rsidRPr="00D05965">
              <w:t xml:space="preserve"> which displays an ellipsis (...) </w:t>
            </w:r>
          </w:p>
        </w:tc>
      </w:tr>
      <w:tr w:rsidR="00D05965" w:rsidRPr="00D05965" w14:paraId="64364FF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596A94" w14:textId="77777777" w:rsidR="00D05965" w:rsidRPr="00D05965" w:rsidRDefault="00D05965" w:rsidP="001546FE">
            <w:proofErr w:type="spellStart"/>
            <w:r w:rsidRPr="00D05965">
              <w:t>commentMaxLength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5A7419" w14:textId="77777777" w:rsidR="00D05965" w:rsidRPr="00D05965" w:rsidRDefault="00D05965" w:rsidP="001546FE">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24D61A" w14:textId="77777777" w:rsidR="00D05965" w:rsidRPr="00D05965" w:rsidRDefault="00D05965" w:rsidP="001546FE">
            <w:r w:rsidRPr="00D05965">
              <w:t xml:space="preserve">The maximum length of text characters to display. </w:t>
            </w:r>
            <w:proofErr w:type="gramStart"/>
            <w:r w:rsidRPr="00D05965">
              <w:t>ends</w:t>
            </w:r>
            <w:proofErr w:type="gramEnd"/>
            <w:r w:rsidRPr="00D05965">
              <w:t xml:space="preserve"> with ellipsis (...) </w:t>
            </w:r>
          </w:p>
        </w:tc>
      </w:tr>
      <w:tr w:rsidR="00D05965" w:rsidRPr="00D05965" w14:paraId="58BBFC0D"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A61970" w14:textId="77777777" w:rsidR="00D05965" w:rsidRPr="00D05965" w:rsidRDefault="00D05965" w:rsidP="001546FE">
            <w:proofErr w:type="spellStart"/>
            <w:r w:rsidRPr="00D05965">
              <w:t>nameMaxLength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2A9058"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F02B5A" w14:textId="77777777" w:rsidR="00D05965" w:rsidRPr="00D05965" w:rsidRDefault="00D05965" w:rsidP="001546FE">
            <w:r w:rsidRPr="00D05965">
              <w:t xml:space="preserve">The maximum length of the user’s name, after which displays an ellipsis (...) </w:t>
            </w:r>
          </w:p>
        </w:tc>
      </w:tr>
    </w:tbl>
    <w:p w14:paraId="2160D7F3" w14:textId="77777777" w:rsidR="00D05965" w:rsidRPr="00D05965" w:rsidRDefault="00D05965" w:rsidP="00D05965">
      <w:pPr>
        <w:pStyle w:val="NoSpacing"/>
      </w:pPr>
    </w:p>
    <w:p w14:paraId="760E9302" w14:textId="77777777" w:rsidR="002024F9" w:rsidRDefault="002024F9" w:rsidP="002024F9"/>
    <w:p w14:paraId="61E729EB" w14:textId="5C9F7A50" w:rsidR="00645088" w:rsidRDefault="00BB7ED7" w:rsidP="00BB7ED7">
      <w:pPr>
        <w:pStyle w:val="Heading3"/>
      </w:pPr>
      <w:bookmarkStart w:id="208" w:name="_Toc414521711"/>
      <w:r>
        <w:lastRenderedPageBreak/>
        <w:t>Other Features</w:t>
      </w:r>
      <w:bookmarkEnd w:id="208"/>
    </w:p>
    <w:p w14:paraId="21DE4923" w14:textId="77777777" w:rsidR="00AF57AF" w:rsidRDefault="00AF57AF" w:rsidP="00AF57AF"/>
    <w:p w14:paraId="79833111" w14:textId="0E81698A" w:rsidR="00AF57AF" w:rsidRPr="00D405B7" w:rsidRDefault="00AF57AF" w:rsidP="00AF57AF">
      <w:pPr>
        <w:pStyle w:val="Heading4"/>
        <w:ind w:firstLine="0"/>
      </w:pPr>
      <w:proofErr w:type="spellStart"/>
      <w:r>
        <w:t>Javascript</w:t>
      </w:r>
      <w:proofErr w:type="spellEnd"/>
      <w:r>
        <w:t xml:space="preserve"> Order Feed</w:t>
      </w:r>
    </w:p>
    <w:p w14:paraId="67A87E3B" w14:textId="77777777" w:rsidR="00AF57AF" w:rsidRPr="00AF57AF" w:rsidRDefault="00AF57AF" w:rsidP="00AF57AF">
      <w:pPr>
        <w:pStyle w:val="NoSpacing"/>
      </w:pPr>
    </w:p>
    <w:p w14:paraId="5F64329A" w14:textId="7A823A1A" w:rsidR="00AF57AF" w:rsidRPr="00AF57AF" w:rsidRDefault="00AF57AF" w:rsidP="00AF57AF">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with a one-time historical order feed that populates the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system with past order data. Once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is live, the JavaScript Order feed passes newly placed orders from the order confirmation page to the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system. </w:t>
      </w:r>
    </w:p>
    <w:p w14:paraId="21F621FA" w14:textId="14382D03" w:rsidR="00AF57AF" w:rsidRDefault="00AF57AF" w:rsidP="00AF57AF">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1F0E923F" w14:textId="77777777" w:rsidR="00E92337" w:rsidRDefault="00E92337" w:rsidP="00E92337">
      <w:pPr>
        <w:pStyle w:val="NoSpacing"/>
      </w:pPr>
    </w:p>
    <w:p w14:paraId="0D0D32F0" w14:textId="3B91B1EB" w:rsidR="00E92337" w:rsidRPr="00E92337" w:rsidRDefault="00E92337" w:rsidP="00E92337">
      <w:r>
        <w:t>The order feed code has alread</w:t>
      </w:r>
      <w:r w:rsidR="003B18CB">
        <w:t>y been placed in the cartridge. Se</w:t>
      </w:r>
      <w:r>
        <w:t xml:space="preserve">e </w:t>
      </w:r>
      <w:r w:rsidR="003B18CB">
        <w:t xml:space="preserve">the following template </w:t>
      </w:r>
      <w:proofErr w:type="spellStart"/>
      <w:r w:rsidRPr="009D1278">
        <w:rPr>
          <w:b/>
          <w:i/>
        </w:rPr>
        <w:t>confirmationinclude.ism</w:t>
      </w:r>
      <w:r>
        <w:rPr>
          <w:b/>
          <w:i/>
        </w:rPr>
        <w:t>l</w:t>
      </w:r>
      <w:proofErr w:type="spellEnd"/>
    </w:p>
    <w:p w14:paraId="70FBDFD1" w14:textId="77777777" w:rsidR="00AF57AF" w:rsidRDefault="00AF57AF" w:rsidP="00AF57AF">
      <w:pPr>
        <w:pStyle w:val="NoSpacing"/>
      </w:pPr>
    </w:p>
    <w:p w14:paraId="77A497C0" w14:textId="77777777" w:rsidR="00A9532C" w:rsidRDefault="00A9532C" w:rsidP="00A9532C">
      <w:pPr>
        <w:rPr>
          <w:color w:val="auto"/>
        </w:rPr>
      </w:pPr>
      <w:r w:rsidRPr="00A9532C">
        <w:rPr>
          <w:color w:val="auto"/>
        </w:rPr>
        <w:t xml:space="preserve">Order Data Fields </w:t>
      </w:r>
    </w:p>
    <w:p w14:paraId="24E4D4D7" w14:textId="77777777" w:rsidR="00A9532C" w:rsidRPr="00A9532C" w:rsidRDefault="00A9532C" w:rsidP="00A9532C">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7777777" w:rsidR="00A9532C" w:rsidRDefault="00A9532C" w:rsidP="00A9532C">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77777777" w:rsidR="00A9532C" w:rsidRDefault="00A9532C" w:rsidP="00A9532C">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77777777" w:rsidR="00A9532C" w:rsidRDefault="00A9532C" w:rsidP="00A9532C">
            <w:pPr>
              <w:rPr>
                <w:rFonts w:ascii="Times Roman" w:hAnsi="Times Roman" w:cs="Times Roman"/>
                <w:color w:val="000000"/>
                <w:sz w:val="24"/>
                <w:szCs w:val="24"/>
              </w:rPr>
            </w:pPr>
            <w:r>
              <w:rPr>
                <w:color w:val="000000"/>
                <w:sz w:val="29"/>
                <w:szCs w:val="29"/>
              </w:rPr>
              <w:t xml:space="preserve">Description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7777777" w:rsidR="00A9532C" w:rsidRDefault="00A9532C" w:rsidP="00A9532C">
            <w:pPr>
              <w:rPr>
                <w:rFonts w:ascii="Times Roman" w:hAnsi="Times Roman" w:cs="Times Roman"/>
                <w:color w:val="000000"/>
                <w:sz w:val="24"/>
                <w:szCs w:val="24"/>
              </w:rPr>
            </w:pPr>
            <w:proofErr w:type="spellStart"/>
            <w:r>
              <w:rPr>
                <w:color w:val="000000"/>
                <w:sz w:val="29"/>
                <w:szCs w:val="29"/>
              </w:rPr>
              <w:t>orderId</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77777777" w:rsidR="00A9532C" w:rsidRDefault="00A9532C" w:rsidP="00A9532C">
            <w:pPr>
              <w:rPr>
                <w:rFonts w:ascii="Times Roman" w:hAnsi="Times Roman" w:cs="Times Roman"/>
                <w:color w:val="000000"/>
                <w:sz w:val="24"/>
                <w:szCs w:val="24"/>
              </w:rPr>
            </w:pPr>
            <w:r>
              <w:rPr>
                <w:color w:val="000000"/>
                <w:sz w:val="29"/>
                <w:szCs w:val="29"/>
              </w:rPr>
              <w:t xml:space="preserve">The id of the order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77777777" w:rsidR="00A9532C" w:rsidRDefault="00A9532C" w:rsidP="00A9532C">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77777777" w:rsidR="00A9532C" w:rsidRDefault="00A9532C" w:rsidP="00A9532C">
            <w:pPr>
              <w:rPr>
                <w:rFonts w:ascii="Times Roman" w:hAnsi="Times Roman" w:cs="Times Roman"/>
                <w:color w:val="000000"/>
                <w:sz w:val="24"/>
                <w:szCs w:val="24"/>
              </w:rPr>
            </w:pPr>
            <w:r>
              <w:rPr>
                <w:color w:val="000000"/>
                <w:sz w:val="29"/>
                <w:szCs w:val="29"/>
              </w:rPr>
              <w:t xml:space="preserve">Customer email address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77777777" w:rsidR="00A9532C" w:rsidRDefault="00A9532C" w:rsidP="00A9532C">
            <w:pPr>
              <w:rPr>
                <w:rFonts w:ascii="Times Roman" w:hAnsi="Times Roman" w:cs="Times Roman"/>
                <w:color w:val="000000"/>
                <w:sz w:val="24"/>
                <w:szCs w:val="24"/>
              </w:rPr>
            </w:pPr>
            <w:proofErr w:type="spellStart"/>
            <w:r>
              <w:rPr>
                <w:color w:val="000000"/>
                <w:sz w:val="29"/>
                <w:szCs w:val="29"/>
              </w:rPr>
              <w:t>firstName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77777777" w:rsidR="00A9532C" w:rsidRDefault="00A9532C" w:rsidP="00A9532C">
            <w:pPr>
              <w:rPr>
                <w:rFonts w:ascii="Times Roman" w:hAnsi="Times Roman" w:cs="Times Roman"/>
                <w:color w:val="000000"/>
                <w:sz w:val="24"/>
                <w:szCs w:val="24"/>
              </w:rPr>
            </w:pPr>
            <w:r>
              <w:rPr>
                <w:color w:val="000000"/>
                <w:sz w:val="29"/>
                <w:szCs w:val="29"/>
              </w:rPr>
              <w:t xml:space="preserve">Customer first name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77777777" w:rsidR="00A9532C" w:rsidRDefault="00A9532C" w:rsidP="00A9532C">
            <w:pPr>
              <w:rPr>
                <w:rFonts w:ascii="Times Roman" w:hAnsi="Times Roman" w:cs="Times Roman"/>
                <w:color w:val="000000"/>
                <w:sz w:val="24"/>
                <w:szCs w:val="24"/>
              </w:rPr>
            </w:pPr>
            <w:proofErr w:type="spellStart"/>
            <w:r>
              <w:rPr>
                <w:color w:val="000000"/>
                <w:sz w:val="29"/>
                <w:szCs w:val="29"/>
              </w:rPr>
              <w:t>lastName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77777777" w:rsidR="00A9532C" w:rsidRDefault="00A9532C" w:rsidP="00A9532C">
            <w:pPr>
              <w:rPr>
                <w:rFonts w:ascii="Times Roman" w:hAnsi="Times Roman" w:cs="Times Roman"/>
                <w:color w:val="000000"/>
                <w:sz w:val="24"/>
                <w:szCs w:val="24"/>
              </w:rPr>
            </w:pPr>
            <w:r>
              <w:rPr>
                <w:color w:val="000000"/>
                <w:sz w:val="29"/>
                <w:szCs w:val="29"/>
              </w:rPr>
              <w:t xml:space="preserve">Customer last name </w:t>
            </w:r>
          </w:p>
          <w:p w14:paraId="1718921A" w14:textId="77777777" w:rsidR="00A9532C" w:rsidRDefault="00A9532C" w:rsidP="00A9532C">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f '</w:t>
            </w:r>
            <w:proofErr w:type="spellStart"/>
            <w:r>
              <w:rPr>
                <w:i/>
                <w:iCs/>
                <w:color w:val="000000"/>
                <w:sz w:val="21"/>
                <w:szCs w:val="21"/>
              </w:rPr>
              <w:t>firstName</w:t>
            </w:r>
            <w:proofErr w:type="spellEnd"/>
            <w:r>
              <w:rPr>
                <w:i/>
                <w:iCs/>
                <w:color w:val="000000"/>
                <w:sz w:val="21"/>
                <w:szCs w:val="21"/>
              </w:rPr>
              <w:t>' and '</w:t>
            </w:r>
            <w:proofErr w:type="spellStart"/>
            <w:r>
              <w:rPr>
                <w:i/>
                <w:iCs/>
                <w:color w:val="000000"/>
                <w:sz w:val="21"/>
                <w:szCs w:val="21"/>
              </w:rPr>
              <w:t>lastName</w:t>
            </w:r>
            <w:proofErr w:type="spellEnd"/>
            <w:r>
              <w:rPr>
                <w:i/>
                <w:iCs/>
                <w:color w:val="000000"/>
                <w:sz w:val="21"/>
                <w:szCs w:val="21"/>
              </w:rPr>
              <w:t xml:space="preserve">' are not </w:t>
            </w:r>
          </w:p>
          <w:p w14:paraId="1CFB50F7" w14:textId="77777777" w:rsidR="00A9532C" w:rsidRDefault="00A9532C" w:rsidP="00A9532C">
            <w:pPr>
              <w:rPr>
                <w:i/>
                <w:iCs/>
                <w:color w:val="000000"/>
                <w:sz w:val="21"/>
                <w:szCs w:val="21"/>
              </w:rPr>
            </w:pPr>
            <w:r>
              <w:rPr>
                <w:i/>
                <w:iCs/>
                <w:color w:val="000000"/>
                <w:sz w:val="21"/>
                <w:szCs w:val="21"/>
              </w:rPr>
              <w:t xml:space="preserve">present the JS Feed, we take the first letter </w:t>
            </w:r>
          </w:p>
          <w:p w14:paraId="5CA10088" w14:textId="77777777" w:rsidR="00A9532C" w:rsidRDefault="00A9532C" w:rsidP="00A9532C">
            <w:pPr>
              <w:rPr>
                <w:i/>
                <w:iCs/>
                <w:color w:val="000000"/>
                <w:sz w:val="21"/>
                <w:szCs w:val="21"/>
              </w:rPr>
            </w:pPr>
            <w:r>
              <w:rPr>
                <w:i/>
                <w:iCs/>
                <w:color w:val="000000"/>
                <w:sz w:val="21"/>
                <w:szCs w:val="21"/>
              </w:rPr>
              <w:t xml:space="preserve">of the email as first name and the second </w:t>
            </w:r>
          </w:p>
          <w:p w14:paraId="2C934B9E" w14:textId="279E4630" w:rsidR="00A9532C" w:rsidRDefault="00A9532C" w:rsidP="00A9532C">
            <w:pPr>
              <w:rPr>
                <w:rFonts w:ascii="Times Roman" w:hAnsi="Times Roman" w:cs="Times Roman"/>
                <w:color w:val="000000"/>
                <w:sz w:val="24"/>
                <w:szCs w:val="24"/>
              </w:rPr>
            </w:pPr>
            <w:proofErr w:type="gramStart"/>
            <w:r>
              <w:rPr>
                <w:i/>
                <w:iCs/>
                <w:color w:val="000000"/>
                <w:sz w:val="21"/>
                <w:szCs w:val="21"/>
              </w:rPr>
              <w:t>letter</w:t>
            </w:r>
            <w:proofErr w:type="gramEnd"/>
            <w:r>
              <w:rPr>
                <w:i/>
                <w:iCs/>
                <w:color w:val="000000"/>
                <w:sz w:val="21"/>
                <w:szCs w:val="21"/>
              </w:rPr>
              <w:t xml:space="preserve"> as last name.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77777777" w:rsidR="00A9532C" w:rsidRDefault="00A9532C" w:rsidP="00A9532C">
            <w:pPr>
              <w:rPr>
                <w:rFonts w:ascii="Times Roman" w:hAnsi="Times Roman" w:cs="Times Roman"/>
                <w:color w:val="000000"/>
                <w:sz w:val="24"/>
                <w:szCs w:val="24"/>
              </w:rPr>
            </w:pPr>
            <w:proofErr w:type="spellStart"/>
            <w:r>
              <w:rPr>
                <w:color w:val="000000"/>
                <w:sz w:val="29"/>
                <w:szCs w:val="29"/>
              </w:rPr>
              <w:t>nickName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77777777" w:rsidR="00A9532C" w:rsidRDefault="00A9532C" w:rsidP="00A9532C">
            <w:pPr>
              <w:rPr>
                <w:rFonts w:ascii="Times Roman" w:hAnsi="Times Roman" w:cs="Times Roman"/>
                <w:color w:val="000000"/>
                <w:sz w:val="24"/>
                <w:szCs w:val="24"/>
              </w:rPr>
            </w:pPr>
            <w:r>
              <w:rPr>
                <w:color w:val="000000"/>
                <w:sz w:val="29"/>
                <w:szCs w:val="29"/>
              </w:rPr>
              <w:t xml:space="preserve">The nickname of the customer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77777777" w:rsidR="00A9532C" w:rsidRDefault="00A9532C" w:rsidP="00A9532C">
            <w:pPr>
              <w:rPr>
                <w:rFonts w:ascii="Times Roman" w:hAnsi="Times Roman" w:cs="Times Roman"/>
                <w:color w:val="000000"/>
                <w:sz w:val="24"/>
                <w:szCs w:val="24"/>
              </w:rPr>
            </w:pPr>
            <w:proofErr w:type="spellStart"/>
            <w:r>
              <w:rPr>
                <w:color w:val="000000"/>
                <w:sz w:val="29"/>
                <w:szCs w:val="29"/>
              </w:rPr>
              <w:t>postalCode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77777777" w:rsidR="00A9532C" w:rsidRDefault="00A9532C" w:rsidP="00A9532C">
            <w:pPr>
              <w:rPr>
                <w:rFonts w:ascii="Times Roman" w:hAnsi="Times Roman" w:cs="Times Roman"/>
                <w:color w:val="000000"/>
                <w:sz w:val="24"/>
                <w:szCs w:val="24"/>
              </w:rPr>
            </w:pPr>
            <w:r>
              <w:rPr>
                <w:color w:val="000000"/>
                <w:sz w:val="29"/>
                <w:szCs w:val="29"/>
              </w:rPr>
              <w:t xml:space="preserve">Postal code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7777777" w:rsidR="00A9532C" w:rsidRDefault="00A9532C" w:rsidP="00A9532C">
            <w:pPr>
              <w:rPr>
                <w:rFonts w:ascii="Times Roman" w:hAnsi="Times Roman" w:cs="Times Roman"/>
                <w:color w:val="000000"/>
                <w:sz w:val="24"/>
                <w:szCs w:val="24"/>
              </w:rPr>
            </w:pPr>
            <w:proofErr w:type="spellStart"/>
            <w:r>
              <w:rPr>
                <w:color w:val="000000"/>
                <w:sz w:val="29"/>
                <w:szCs w:val="29"/>
              </w:rPr>
              <w:t>deliveryDate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1F5B17" w14:textId="77777777" w:rsidR="00A9532C" w:rsidRDefault="00A9532C" w:rsidP="00A9532C">
            <w:pPr>
              <w:rPr>
                <w:color w:val="000000"/>
                <w:sz w:val="29"/>
                <w:szCs w:val="29"/>
              </w:rPr>
            </w:pPr>
            <w:r>
              <w:rPr>
                <w:color w:val="000000"/>
                <w:sz w:val="29"/>
                <w:szCs w:val="29"/>
              </w:rPr>
              <w:t xml:space="preserve">The date by which the </w:t>
            </w:r>
          </w:p>
          <w:p w14:paraId="08D398D6" w14:textId="77777777" w:rsidR="00A9532C" w:rsidRDefault="00A9532C" w:rsidP="00A9532C">
            <w:pPr>
              <w:rPr>
                <w:color w:val="000000"/>
                <w:sz w:val="29"/>
                <w:szCs w:val="29"/>
              </w:rPr>
            </w:pPr>
            <w:r>
              <w:rPr>
                <w:color w:val="000000"/>
                <w:sz w:val="29"/>
                <w:szCs w:val="29"/>
              </w:rPr>
              <w:t xml:space="preserve">purchased item will be delivered </w:t>
            </w:r>
          </w:p>
          <w:p w14:paraId="2A871AD3" w14:textId="77777777" w:rsidR="00A9532C" w:rsidRDefault="00A9532C" w:rsidP="00A9532C">
            <w:pPr>
              <w:rPr>
                <w:color w:val="000000"/>
                <w:sz w:val="29"/>
                <w:szCs w:val="29"/>
              </w:rPr>
            </w:pPr>
            <w:proofErr w:type="gramStart"/>
            <w:r>
              <w:rPr>
                <w:color w:val="000000"/>
                <w:sz w:val="29"/>
                <w:szCs w:val="29"/>
              </w:rPr>
              <w:t>to</w:t>
            </w:r>
            <w:proofErr w:type="gramEnd"/>
            <w:r>
              <w:rPr>
                <w:color w:val="000000"/>
                <w:sz w:val="29"/>
                <w:szCs w:val="29"/>
              </w:rPr>
              <w:t xml:space="preserve"> the customer. Value should be a </w:t>
            </w:r>
          </w:p>
          <w:p w14:paraId="7DF75EAC" w14:textId="77777777" w:rsidR="00A9532C" w:rsidRDefault="00A9532C" w:rsidP="00A9532C">
            <w:pPr>
              <w:rPr>
                <w:color w:val="000000"/>
                <w:sz w:val="29"/>
                <w:szCs w:val="29"/>
              </w:rPr>
            </w:pPr>
            <w:proofErr w:type="gramStart"/>
            <w:r>
              <w:rPr>
                <w:color w:val="000000"/>
                <w:sz w:val="29"/>
                <w:szCs w:val="29"/>
              </w:rPr>
              <w:t>string</w:t>
            </w:r>
            <w:proofErr w:type="gramEnd"/>
            <w:r>
              <w:rPr>
                <w:color w:val="000000"/>
                <w:sz w:val="29"/>
                <w:szCs w:val="29"/>
              </w:rPr>
              <w:t xml:space="preserve"> in '</w:t>
            </w:r>
            <w:proofErr w:type="spellStart"/>
            <w:r>
              <w:rPr>
                <w:color w:val="000000"/>
                <w:sz w:val="29"/>
                <w:szCs w:val="29"/>
              </w:rPr>
              <w:t>yyyy</w:t>
            </w:r>
            <w:proofErr w:type="spellEnd"/>
            <w:r>
              <w:rPr>
                <w:color w:val="000000"/>
                <w:sz w:val="29"/>
                <w:szCs w:val="29"/>
              </w:rPr>
              <w:t>-MM-</w:t>
            </w:r>
            <w:proofErr w:type="spellStart"/>
            <w:r>
              <w:rPr>
                <w:color w:val="000000"/>
                <w:sz w:val="29"/>
                <w:szCs w:val="29"/>
              </w:rPr>
              <w:t>dd</w:t>
            </w:r>
            <w:proofErr w:type="spellEnd"/>
            <w:r>
              <w:rPr>
                <w:color w:val="000000"/>
                <w:sz w:val="29"/>
                <w:szCs w:val="29"/>
              </w:rPr>
              <w:t xml:space="preserve">' format. </w:t>
            </w:r>
          </w:p>
          <w:p w14:paraId="0A0CE05F" w14:textId="15F7F861" w:rsidR="00A9532C" w:rsidRDefault="00A9532C" w:rsidP="00A9532C">
            <w:pPr>
              <w:rPr>
                <w:rFonts w:ascii="Times Roman" w:hAnsi="Times Roman" w:cs="Times Roman"/>
                <w:color w:val="000000"/>
                <w:sz w:val="24"/>
                <w:szCs w:val="24"/>
              </w:rPr>
            </w:pPr>
            <w:r>
              <w:rPr>
                <w:color w:val="000000"/>
                <w:sz w:val="29"/>
                <w:szCs w:val="29"/>
              </w:rPr>
              <w:t>(</w:t>
            </w:r>
            <w:proofErr w:type="gramStart"/>
            <w:r>
              <w:rPr>
                <w:color w:val="000000"/>
                <w:sz w:val="29"/>
                <w:szCs w:val="29"/>
              </w:rPr>
              <w:t>e.g</w:t>
            </w:r>
            <w:proofErr w:type="gramEnd"/>
            <w:r>
              <w:rPr>
                <w:color w:val="000000"/>
                <w:sz w:val="29"/>
                <w:szCs w:val="29"/>
              </w:rPr>
              <w:t xml:space="preserve">. '2019-02-23' for February 23, 2019).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77777777" w:rsidR="00A9532C" w:rsidRDefault="00A9532C" w:rsidP="00A9532C">
            <w:pPr>
              <w:rPr>
                <w:rFonts w:ascii="Times Roman" w:hAnsi="Times Roman" w:cs="Times Roman"/>
                <w:color w:val="000000"/>
                <w:sz w:val="24"/>
                <w:szCs w:val="24"/>
              </w:rPr>
            </w:pPr>
            <w:proofErr w:type="spellStart"/>
            <w:r>
              <w:rPr>
                <w:color w:val="000000"/>
                <w:sz w:val="29"/>
                <w:szCs w:val="29"/>
              </w:rPr>
              <w:t>emailOptOut</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005982" w14:textId="77777777" w:rsidR="00A9532C" w:rsidRDefault="00A9532C" w:rsidP="00A9532C">
            <w:pPr>
              <w:rPr>
                <w:color w:val="000000"/>
                <w:sz w:val="29"/>
                <w:szCs w:val="29"/>
              </w:rPr>
            </w:pPr>
            <w:r>
              <w:rPr>
                <w:color w:val="000000"/>
                <w:sz w:val="29"/>
                <w:szCs w:val="29"/>
              </w:rPr>
              <w:t xml:space="preserve">Default value ‘false’. Set to the </w:t>
            </w:r>
          </w:p>
          <w:p w14:paraId="3AC5A48F" w14:textId="77777777" w:rsidR="00A9532C" w:rsidRDefault="00A9532C" w:rsidP="00A9532C">
            <w:pPr>
              <w:rPr>
                <w:color w:val="000000"/>
                <w:sz w:val="29"/>
                <w:szCs w:val="29"/>
              </w:rPr>
            </w:pPr>
            <w:proofErr w:type="spellStart"/>
            <w:r>
              <w:rPr>
                <w:color w:val="000000"/>
                <w:sz w:val="29"/>
                <w:szCs w:val="29"/>
              </w:rPr>
              <w:lastRenderedPageBreak/>
              <w:t>boolean</w:t>
            </w:r>
            <w:proofErr w:type="spellEnd"/>
            <w:r>
              <w:rPr>
                <w:color w:val="000000"/>
                <w:sz w:val="29"/>
                <w:szCs w:val="29"/>
              </w:rPr>
              <w:t xml:space="preserve"> value 'true' if shopper </w:t>
            </w:r>
          </w:p>
          <w:p w14:paraId="61BCCB10" w14:textId="4B46E827" w:rsidR="00A9532C" w:rsidRDefault="00A9532C" w:rsidP="00A9532C">
            <w:pPr>
              <w:rPr>
                <w:rFonts w:ascii="Times Roman" w:hAnsi="Times Roman" w:cs="Times Roman"/>
                <w:color w:val="000000"/>
                <w:sz w:val="24"/>
                <w:szCs w:val="24"/>
              </w:rPr>
            </w:pPr>
            <w:proofErr w:type="gramStart"/>
            <w:r>
              <w:rPr>
                <w:color w:val="000000"/>
                <w:sz w:val="29"/>
                <w:szCs w:val="29"/>
              </w:rPr>
              <w:t>should</w:t>
            </w:r>
            <w:proofErr w:type="gramEnd"/>
            <w:r>
              <w:rPr>
                <w:color w:val="000000"/>
                <w:sz w:val="29"/>
                <w:szCs w:val="29"/>
              </w:rPr>
              <w:t xml:space="preserve"> receive no emails from </w:t>
            </w:r>
            <w:proofErr w:type="spellStart"/>
            <w:r>
              <w:rPr>
                <w:color w:val="000000"/>
                <w:sz w:val="29"/>
                <w:szCs w:val="29"/>
              </w:rPr>
              <w:t>TurnTo</w:t>
            </w:r>
            <w:proofErr w:type="spellEnd"/>
            <w:r>
              <w:rPr>
                <w:color w:val="000000"/>
                <w:sz w:val="29"/>
                <w:szCs w:val="29"/>
              </w:rPr>
              <w:t xml:space="preserve">.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77777777" w:rsidR="00A9532C" w:rsidRDefault="00A9532C" w:rsidP="00A9532C">
            <w:pPr>
              <w:rPr>
                <w:rFonts w:ascii="Times Roman" w:hAnsi="Times Roman" w:cs="Times Roman"/>
                <w:color w:val="000000"/>
                <w:sz w:val="24"/>
                <w:szCs w:val="24"/>
              </w:rPr>
            </w:pPr>
            <w:r>
              <w:rPr>
                <w:color w:val="000000"/>
                <w:sz w:val="29"/>
                <w:szCs w:val="29"/>
              </w:rPr>
              <w:lastRenderedPageBreak/>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44F0B6" w14:textId="77777777" w:rsidR="00A9532C" w:rsidRDefault="00A9532C" w:rsidP="00A9532C">
            <w:pPr>
              <w:rPr>
                <w:color w:val="000000"/>
                <w:sz w:val="29"/>
                <w:szCs w:val="29"/>
              </w:rPr>
            </w:pPr>
            <w:r>
              <w:rPr>
                <w:color w:val="000000"/>
                <w:sz w:val="29"/>
                <w:szCs w:val="29"/>
              </w:rPr>
              <w:t xml:space="preserve">An array containing data about </w:t>
            </w:r>
          </w:p>
          <w:p w14:paraId="69F30826" w14:textId="77777777" w:rsidR="00A9532C" w:rsidRDefault="00A9532C" w:rsidP="00A9532C">
            <w:pPr>
              <w:rPr>
                <w:color w:val="000000"/>
                <w:sz w:val="29"/>
                <w:szCs w:val="29"/>
              </w:rPr>
            </w:pPr>
            <w:r>
              <w:rPr>
                <w:color w:val="000000"/>
                <w:sz w:val="29"/>
                <w:szCs w:val="29"/>
              </w:rPr>
              <w:t xml:space="preserve">each line item in the order (see </w:t>
            </w:r>
          </w:p>
          <w:p w14:paraId="4B1FBA5B" w14:textId="77777777" w:rsidR="00A9532C" w:rsidRDefault="00A9532C" w:rsidP="00A9532C">
            <w:pPr>
              <w:rPr>
                <w:color w:val="000000"/>
                <w:sz w:val="29"/>
                <w:szCs w:val="29"/>
              </w:rPr>
            </w:pPr>
            <w:r>
              <w:rPr>
                <w:color w:val="000000"/>
                <w:sz w:val="29"/>
                <w:szCs w:val="29"/>
              </w:rPr>
              <w:t xml:space="preserve">‘Line Item Fields’ below for a list </w:t>
            </w:r>
          </w:p>
          <w:p w14:paraId="582F8EE8" w14:textId="1B3D18DE" w:rsidR="00A9532C" w:rsidRDefault="00A9532C" w:rsidP="00A9532C">
            <w:pPr>
              <w:rPr>
                <w:rFonts w:ascii="Times Roman" w:hAnsi="Times Roman" w:cs="Times Roman"/>
                <w:color w:val="000000"/>
                <w:sz w:val="24"/>
                <w:szCs w:val="24"/>
              </w:rPr>
            </w:pPr>
            <w:r>
              <w:rPr>
                <w:color w:val="000000"/>
                <w:sz w:val="29"/>
                <w:szCs w:val="29"/>
              </w:rPr>
              <w:t xml:space="preserve">of objects in the items array) </w:t>
            </w:r>
          </w:p>
        </w:tc>
      </w:tr>
    </w:tbl>
    <w:p w14:paraId="3F7BE68C" w14:textId="77777777" w:rsidR="00A9532C" w:rsidRDefault="00A9532C" w:rsidP="00A9532C"/>
    <w:p w14:paraId="5AA79C48" w14:textId="77777777" w:rsidR="00A9532C" w:rsidRPr="00A9532C" w:rsidRDefault="00A9532C" w:rsidP="00A9532C">
      <w:pPr>
        <w:rPr>
          <w:rFonts w:ascii="Times Roman" w:hAnsi="Times Roman" w:cs="Times Roman"/>
          <w:color w:val="auto"/>
          <w:sz w:val="24"/>
          <w:szCs w:val="24"/>
        </w:rPr>
      </w:pPr>
      <w:r w:rsidRPr="00A9532C">
        <w:rPr>
          <w:color w:val="auto"/>
        </w:rPr>
        <w:t xml:space="preserve">Line Item Fields </w:t>
      </w:r>
    </w:p>
    <w:p w14:paraId="10D23F2A" w14:textId="0F486A7F" w:rsidR="00A9532C" w:rsidRDefault="00A9532C" w:rsidP="00A9532C">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Default="00A9532C" w:rsidP="00A9532C">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Default="00A9532C" w:rsidP="00A9532C">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Default="00A9532C" w:rsidP="00A9532C">
            <w:pPr>
              <w:rPr>
                <w:color w:val="000000"/>
                <w:sz w:val="29"/>
                <w:szCs w:val="29"/>
              </w:rPr>
            </w:pPr>
            <w:r>
              <w:rPr>
                <w:color w:val="000000"/>
                <w:sz w:val="29"/>
                <w:szCs w:val="29"/>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Default="00A9532C" w:rsidP="00A9532C">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Default="00A9532C" w:rsidP="00A9532C">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791B9C67" w:rsidR="00A9532C" w:rsidRDefault="00A9532C" w:rsidP="00A9532C">
            <w:pPr>
              <w:rPr>
                <w:color w:val="000000"/>
                <w:sz w:val="29"/>
                <w:szCs w:val="29"/>
              </w:rPr>
            </w:pPr>
            <w:r>
              <w:rPr>
                <w:color w:val="000000"/>
                <w:sz w:val="29"/>
                <w:szCs w:val="29"/>
              </w:rPr>
              <w:t>The SKU of the 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77777777" w:rsidR="00A9532C" w:rsidRDefault="00A9532C" w:rsidP="00A9532C">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77777777" w:rsidR="00A9532C" w:rsidRDefault="00A9532C" w:rsidP="00A9532C">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77777777" w:rsidR="00A9532C" w:rsidRDefault="00A9532C" w:rsidP="00A9532C">
            <w:pPr>
              <w:rPr>
                <w:rFonts w:ascii="Times Roman" w:hAnsi="Times Roman" w:cs="Times Roman"/>
                <w:color w:val="000000"/>
                <w:sz w:val="24"/>
                <w:szCs w:val="24"/>
              </w:rPr>
            </w:pPr>
            <w:proofErr w:type="spellStart"/>
            <w:r>
              <w:rPr>
                <w:color w:val="000000"/>
                <w:sz w:val="29"/>
                <w:szCs w:val="29"/>
              </w:rPr>
              <w:t>url</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77777777" w:rsidR="00A9532C" w:rsidRDefault="00A9532C" w:rsidP="00A9532C">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7777777" w:rsidR="00A9532C" w:rsidRDefault="00A9532C" w:rsidP="00A9532C">
            <w:pPr>
              <w:rPr>
                <w:rFonts w:ascii="Times Roman" w:hAnsi="Times Roman" w:cs="Times Roman"/>
                <w:color w:val="000000"/>
                <w:sz w:val="24"/>
                <w:szCs w:val="24"/>
              </w:rPr>
            </w:pPr>
            <w:proofErr w:type="spellStart"/>
            <w:r>
              <w:rPr>
                <w:color w:val="000000"/>
                <w:sz w:val="29"/>
                <w:szCs w:val="29"/>
              </w:rPr>
              <w:t>itemImageUrl</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77777777" w:rsidR="00A9532C" w:rsidRDefault="00A9532C" w:rsidP="00A9532C">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77777777" w:rsidR="00A9532C" w:rsidRDefault="00A9532C" w:rsidP="00A9532C">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77777777" w:rsidR="00A9532C" w:rsidRDefault="00A9532C" w:rsidP="00A9532C">
            <w:pPr>
              <w:rPr>
                <w:rFonts w:ascii="Times Roman" w:hAnsi="Times Roman" w:cs="Times Roman"/>
                <w:color w:val="000000"/>
                <w:sz w:val="24"/>
                <w:szCs w:val="24"/>
              </w:rPr>
            </w:pPr>
            <w:r>
              <w:rPr>
                <w:color w:val="000000"/>
                <w:sz w:val="29"/>
                <w:szCs w:val="29"/>
              </w:rPr>
              <w:t xml:space="preserve">The price of the product. The value passed will never overwrite catalog </w:t>
            </w:r>
            <w:r>
              <w:rPr>
                <w:color w:val="000000"/>
                <w:sz w:val="29"/>
                <w:szCs w:val="29"/>
              </w:rPr>
              <w:lastRenderedPageBreak/>
              <w:t xml:space="preserve">feed data for the given SKU (only used if the purchased SKU wasn't included in your catalog feed).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77777777" w:rsidR="00A9532C" w:rsidRDefault="00A9532C" w:rsidP="00A9532C">
            <w:pPr>
              <w:rPr>
                <w:rFonts w:ascii="Times Roman" w:hAnsi="Times Roman" w:cs="Times Roman"/>
                <w:color w:val="000000"/>
                <w:sz w:val="24"/>
                <w:szCs w:val="24"/>
              </w:rPr>
            </w:pPr>
            <w:proofErr w:type="spellStart"/>
            <w:r>
              <w:rPr>
                <w:color w:val="000000"/>
                <w:sz w:val="29"/>
                <w:szCs w:val="29"/>
              </w:rPr>
              <w:lastRenderedPageBreak/>
              <w:t>lineItemId</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77777777" w:rsidR="00A9532C" w:rsidRDefault="00A9532C" w:rsidP="00A9532C">
            <w:pPr>
              <w:rPr>
                <w:rFonts w:ascii="Times Roman" w:hAnsi="Times Roman" w:cs="Times Roman"/>
                <w:color w:val="000000"/>
                <w:sz w:val="24"/>
                <w:szCs w:val="24"/>
              </w:rPr>
            </w:pPr>
            <w:r>
              <w:rPr>
                <w:color w:val="000000"/>
                <w:sz w:val="29"/>
                <w:szCs w:val="29"/>
              </w:rPr>
              <w:t xml:space="preserve">The line item id of the order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77777777" w:rsidR="00A9532C" w:rsidRDefault="00A9532C" w:rsidP="00A9532C">
            <w:pPr>
              <w:rPr>
                <w:rFonts w:ascii="Times Roman" w:hAnsi="Times Roman" w:cs="Times Roman"/>
                <w:color w:val="000000"/>
                <w:sz w:val="24"/>
                <w:szCs w:val="24"/>
              </w:rPr>
            </w:pPr>
            <w:proofErr w:type="spellStart"/>
            <w:r>
              <w:rPr>
                <w:color w:val="000000"/>
                <w:sz w:val="29"/>
                <w:szCs w:val="29"/>
              </w:rPr>
              <w:t>siteKey</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77777777" w:rsidR="00A9532C" w:rsidRDefault="00A9532C" w:rsidP="00A9532C">
            <w:pPr>
              <w:rPr>
                <w:rFonts w:ascii="Times Roman" w:hAnsi="Times Roman" w:cs="Times Roman"/>
                <w:color w:val="000000"/>
                <w:sz w:val="24"/>
                <w:szCs w:val="24"/>
              </w:rPr>
            </w:pPr>
            <w:r>
              <w:rPr>
                <w:color w:val="000000"/>
                <w:sz w:val="29"/>
                <w:szCs w:val="29"/>
              </w:rPr>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7777777" w:rsidR="00A9532C" w:rsidRDefault="00A9532C" w:rsidP="00A9532C">
            <w:pPr>
              <w:rPr>
                <w:rFonts w:ascii="Times Roman" w:hAnsi="Times Roman" w:cs="Times Roman"/>
                <w:color w:val="000000"/>
                <w:sz w:val="24"/>
                <w:szCs w:val="24"/>
              </w:rPr>
            </w:pPr>
            <w:r>
              <w:rPr>
                <w:color w:val="000000"/>
                <w:sz w:val="29"/>
                <w:szCs w:val="29"/>
              </w:rPr>
              <w:t xml:space="preserve">The </w:t>
            </w:r>
            <w:proofErr w:type="spellStart"/>
            <w:r>
              <w:rPr>
                <w:color w:val="000000"/>
                <w:sz w:val="29"/>
                <w:szCs w:val="29"/>
              </w:rPr>
              <w:t>TurnTo</w:t>
            </w:r>
            <w:proofErr w:type="spellEnd"/>
            <w:r>
              <w:rPr>
                <w:color w:val="000000"/>
                <w:sz w:val="29"/>
                <w:szCs w:val="29"/>
              </w:rPr>
              <w:t xml:space="preserve"> Site Key of the store where the item was added to the cart </w:t>
            </w:r>
          </w:p>
        </w:tc>
      </w:tr>
    </w:tbl>
    <w:p w14:paraId="2DD3599C" w14:textId="77777777" w:rsidR="008B2F53" w:rsidRPr="00AF57AF" w:rsidRDefault="008B2F53" w:rsidP="00AF57AF">
      <w:pPr>
        <w:pStyle w:val="NoSpacing"/>
      </w:pPr>
    </w:p>
    <w:p w14:paraId="7AA0D5D8" w14:textId="77777777" w:rsidR="00A9532C" w:rsidRDefault="00A9532C" w:rsidP="00A9532C">
      <w:pPr>
        <w:pStyle w:val="NoSpacing"/>
      </w:pPr>
    </w:p>
    <w:p w14:paraId="0738B0D7" w14:textId="77777777" w:rsidR="00A9532C" w:rsidRPr="00A9532C" w:rsidRDefault="00A9532C" w:rsidP="00A9532C">
      <w:pPr>
        <w:pStyle w:val="NoSpacing"/>
      </w:pPr>
    </w:p>
    <w:p w14:paraId="41F06AAB" w14:textId="5030CB93" w:rsidR="00BB7ED7" w:rsidRPr="00D405B7" w:rsidRDefault="00BB7ED7" w:rsidP="00BB7ED7">
      <w:pPr>
        <w:pStyle w:val="Heading4"/>
        <w:ind w:firstLine="0"/>
      </w:pPr>
      <w:r w:rsidRPr="00D405B7">
        <w:t>Checkout Comments Capture Widget</w:t>
      </w:r>
    </w:p>
    <w:p w14:paraId="240A8080" w14:textId="77777777" w:rsidR="00BB7ED7" w:rsidRPr="00BB7ED7" w:rsidRDefault="00BB7ED7" w:rsidP="00BB7ED7">
      <w:pPr>
        <w:pStyle w:val="NoSpacing"/>
      </w:pPr>
    </w:p>
    <w:p w14:paraId="0AD4FFF3" w14:textId="69DA5F8E" w:rsidR="00803AF2" w:rsidRPr="009D1278" w:rsidRDefault="00803AF2" w:rsidP="00803AF2">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proofErr w:type="spellStart"/>
      <w:r w:rsidRPr="009D1278">
        <w:rPr>
          <w:b/>
          <w:i/>
        </w:rPr>
        <w:t>confirmationinclude.isml</w:t>
      </w:r>
      <w:proofErr w:type="spellEnd"/>
    </w:p>
    <w:p w14:paraId="3FFA2314" w14:textId="77777777" w:rsidR="00645088" w:rsidRDefault="00645088" w:rsidP="00645088">
      <w:pPr>
        <w:pStyle w:val="NoSpacing"/>
      </w:pPr>
    </w:p>
    <w:p w14:paraId="7A208CCE" w14:textId="780D83EE" w:rsidR="00645088" w:rsidRDefault="006D1B5D" w:rsidP="00C20FA2">
      <w:r>
        <w:t>The order feed code has been added as stated above, however the comment capture div has not been added and will need to be added to any pages you would like the widget to display</w:t>
      </w:r>
      <w:r w:rsidR="00C20FA2">
        <w:t xml:space="preserve"> on.</w:t>
      </w:r>
    </w:p>
    <w:p w14:paraId="4DC6B32C" w14:textId="77777777" w:rsidR="00645088" w:rsidRDefault="00645088" w:rsidP="00645088">
      <w:pPr>
        <w:pStyle w:val="NoSpacing"/>
      </w:pPr>
    </w:p>
    <w:p w14:paraId="2CE499C8" w14:textId="232D8392" w:rsidR="00C20FA2" w:rsidRDefault="00C20FA2" w:rsidP="00C20FA2">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-comment-capture”&gt;&lt;/div&gt;</w:t>
      </w:r>
    </w:p>
    <w:p w14:paraId="228E1AF3" w14:textId="77777777" w:rsidR="00645088" w:rsidRDefault="00645088" w:rsidP="00645088">
      <w:pPr>
        <w:pStyle w:val="NoSpacing"/>
      </w:pPr>
    </w:p>
    <w:p w14:paraId="7E3CBBF7" w14:textId="71F89228" w:rsidR="00FB7170" w:rsidRPr="00467121" w:rsidRDefault="00FB7170" w:rsidP="00467121">
      <w:pPr>
        <w:pStyle w:val="Heading5"/>
      </w:pPr>
      <w:r>
        <w:t>Advanced Configuration Options</w:t>
      </w:r>
    </w:p>
    <w:p w14:paraId="7B03F3FA" w14:textId="77777777" w:rsidR="00FB7170" w:rsidRDefault="00FB7170" w:rsidP="00FB7170">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78A39D45" w14:textId="71E632FA" w:rsidR="00FB7170" w:rsidRDefault="00FB7170" w:rsidP="00FB7170">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332169" w14:paraId="76F2B47A"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D55687" w14:textId="77777777" w:rsidR="00FB7170" w:rsidRDefault="00FB7170" w:rsidP="00FB7170">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6559A1" w14:textId="77777777" w:rsidR="00FB7170" w:rsidRDefault="00FB7170" w:rsidP="00FB7170">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2C2E22" w14:textId="77777777" w:rsidR="00FB7170" w:rsidRDefault="00FB7170" w:rsidP="00FB7170">
            <w:r>
              <w:rPr>
                <w:rFonts w:ascii="Arial" w:hAnsi="Arial" w:cs="Arial"/>
                <w:sz w:val="29"/>
                <w:szCs w:val="29"/>
              </w:rPr>
              <w:t xml:space="preserve">Description </w:t>
            </w:r>
          </w:p>
        </w:tc>
      </w:tr>
      <w:tr w:rsidR="00332169" w14:paraId="30522226"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029C43" w14:textId="77777777" w:rsidR="00FB7170" w:rsidRDefault="00FB7170" w:rsidP="00FB7170">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19E90" w14:textId="77777777" w:rsidR="00FB7170" w:rsidRDefault="00FB7170" w:rsidP="00FB7170">
            <w:proofErr w:type="spellStart"/>
            <w:r>
              <w:rPr>
                <w:rFonts w:ascii="Arial" w:hAnsi="Arial" w:cs="Arial"/>
                <w:sz w:val="29"/>
                <w:szCs w:val="29"/>
              </w:rPr>
              <w:t>tt</w:t>
            </w:r>
            <w:proofErr w:type="spellEnd"/>
            <w:r>
              <w:rPr>
                <w:rFonts w:ascii="Arial" w:hAnsi="Arial" w:cs="Arial"/>
                <w:sz w:val="29"/>
                <w:szCs w:val="29"/>
              </w:rPr>
              <w:t xml:space="preserve">-comment-cap </w:t>
            </w:r>
            <w:proofErr w:type="spellStart"/>
            <w:r>
              <w:rPr>
                <w:rFonts w:ascii="Arial" w:hAnsi="Arial" w:cs="Arial"/>
                <w:sz w:val="29"/>
                <w:szCs w:val="29"/>
              </w:rPr>
              <w:t>ture</w:t>
            </w:r>
            <w:proofErr w:type="spellEnd"/>
            <w:r>
              <w:rPr>
                <w:rFonts w:ascii="Arial" w:hAnsi="Arial" w:cs="Arial"/>
                <w:sz w:val="29"/>
                <w:szCs w:val="29"/>
              </w:rPr>
              <w:t xml:space="preserv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3108FD" w14:textId="77777777" w:rsidR="00FB7170" w:rsidRDefault="00FB7170" w:rsidP="00FB7170">
            <w:pPr>
              <w:rPr>
                <w:rFonts w:ascii="Arial" w:hAnsi="Arial" w:cs="Arial"/>
                <w:sz w:val="29"/>
                <w:szCs w:val="29"/>
              </w:rPr>
            </w:pPr>
            <w:r>
              <w:rPr>
                <w:rFonts w:ascii="Arial" w:hAnsi="Arial" w:cs="Arial"/>
                <w:sz w:val="29"/>
                <w:szCs w:val="29"/>
              </w:rPr>
              <w:t xml:space="preserve">You may specify a different div ID </w:t>
            </w:r>
          </w:p>
          <w:p w14:paraId="459CED8D" w14:textId="4F329439" w:rsidR="00FB7170" w:rsidRDefault="00FB7170" w:rsidP="00FB7170">
            <w:proofErr w:type="gramStart"/>
            <w:r>
              <w:rPr>
                <w:rFonts w:ascii="Arial" w:hAnsi="Arial" w:cs="Arial"/>
                <w:sz w:val="29"/>
                <w:szCs w:val="29"/>
              </w:rPr>
              <w:t>if</w:t>
            </w:r>
            <w:proofErr w:type="gramEnd"/>
            <w:r>
              <w:rPr>
                <w:rFonts w:ascii="Arial" w:hAnsi="Arial" w:cs="Arial"/>
                <w:sz w:val="29"/>
                <w:szCs w:val="29"/>
              </w:rPr>
              <w:t xml:space="preserve"> you wish. </w:t>
            </w:r>
          </w:p>
        </w:tc>
      </w:tr>
      <w:tr w:rsidR="00332169" w14:paraId="01874923"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F4E32B" w14:textId="77777777" w:rsidR="00FB7170" w:rsidRDefault="00FB7170" w:rsidP="00FB7170">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BBE0E2"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D1F07" w14:textId="77777777" w:rsidR="00FB7170" w:rsidRDefault="00FB7170" w:rsidP="00FB7170">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1CAF0609" w14:textId="0F4C44F5" w:rsidR="00FB7170" w:rsidRDefault="00FB7170" w:rsidP="00FB7170">
            <w:r>
              <w:rPr>
                <w:rFonts w:ascii="Arial" w:hAnsi="Arial" w:cs="Arial"/>
                <w:sz w:val="29"/>
                <w:szCs w:val="29"/>
              </w:rPr>
              <w:t xml:space="preserve">Capture display option </w:t>
            </w:r>
          </w:p>
        </w:tc>
      </w:tr>
      <w:tr w:rsidR="00332169" w14:paraId="621770B1"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0D6A3A" w14:textId="77777777" w:rsidR="00FB7170" w:rsidRDefault="00FB7170" w:rsidP="00FB7170">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B11AD9"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FE36AE" w14:textId="77777777" w:rsidR="00FB7170" w:rsidRDefault="00FB7170" w:rsidP="00FB7170">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5C5FCBB9" w14:textId="62849C95" w:rsidR="00FB7170" w:rsidRDefault="00FB7170" w:rsidP="00FB7170">
            <w:r>
              <w:rPr>
                <w:rFonts w:ascii="Arial" w:hAnsi="Arial" w:cs="Arial"/>
                <w:sz w:val="29"/>
                <w:szCs w:val="29"/>
              </w:rPr>
              <w:t xml:space="preserve">one-item-per-card experience </w:t>
            </w:r>
          </w:p>
        </w:tc>
      </w:tr>
      <w:tr w:rsidR="00332169" w14:paraId="15D9346B"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4B1323" w14:textId="77777777" w:rsidR="00FB7170" w:rsidRDefault="00FB7170" w:rsidP="00FB7170">
            <w:proofErr w:type="spellStart"/>
            <w:r>
              <w:rPr>
                <w:rFonts w:ascii="Arial" w:hAnsi="Arial" w:cs="Arial"/>
                <w:sz w:val="29"/>
                <w:szCs w:val="29"/>
              </w:rPr>
              <w:t>showUsername</w:t>
            </w:r>
            <w:proofErr w:type="spellEnd"/>
            <w:r>
              <w:rPr>
                <w:rFonts w:ascii="Arial" w:hAnsi="Arial" w:cs="Arial"/>
                <w:sz w:val="29"/>
                <w:szCs w:val="29"/>
              </w:rPr>
              <w:t xml:space="preserv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A0194" w14:textId="77777777" w:rsidR="00FB7170" w:rsidRDefault="00FB7170" w:rsidP="00FB7170">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77E536" w14:textId="77777777" w:rsidR="00FB7170" w:rsidRDefault="00FB7170" w:rsidP="00FB7170">
            <w:pPr>
              <w:rPr>
                <w:rFonts w:ascii="Arial" w:hAnsi="Arial" w:cs="Arial"/>
                <w:sz w:val="29"/>
                <w:szCs w:val="29"/>
              </w:rPr>
            </w:pPr>
            <w:r>
              <w:rPr>
                <w:rFonts w:ascii="Arial" w:hAnsi="Arial" w:cs="Arial"/>
                <w:sz w:val="29"/>
                <w:szCs w:val="29"/>
              </w:rPr>
              <w:t xml:space="preserve">Whether or not to display the </w:t>
            </w:r>
          </w:p>
          <w:p w14:paraId="7924D430" w14:textId="77777777" w:rsidR="00FB7170" w:rsidRDefault="00FB7170" w:rsidP="00FB7170">
            <w:pPr>
              <w:rPr>
                <w:rFonts w:ascii="Arial" w:hAnsi="Arial" w:cs="Arial"/>
                <w:sz w:val="29"/>
                <w:szCs w:val="29"/>
              </w:rPr>
            </w:pPr>
            <w:r>
              <w:rPr>
                <w:rFonts w:ascii="Arial" w:hAnsi="Arial" w:cs="Arial"/>
                <w:sz w:val="29"/>
                <w:szCs w:val="29"/>
              </w:rPr>
              <w:t xml:space="preserve">shopper’s name and purchased </w:t>
            </w:r>
          </w:p>
          <w:p w14:paraId="652E3C90" w14:textId="77777777" w:rsidR="00FB7170" w:rsidRDefault="00FB7170" w:rsidP="00FB7170">
            <w:pPr>
              <w:rPr>
                <w:rFonts w:ascii="Arial" w:hAnsi="Arial" w:cs="Arial"/>
                <w:sz w:val="29"/>
                <w:szCs w:val="29"/>
              </w:rPr>
            </w:pPr>
            <w:r>
              <w:rPr>
                <w:rFonts w:ascii="Arial" w:hAnsi="Arial" w:cs="Arial"/>
                <w:sz w:val="29"/>
                <w:szCs w:val="29"/>
              </w:rPr>
              <w:lastRenderedPageBreak/>
              <w:t xml:space="preserve">timestamp below the comment </w:t>
            </w:r>
          </w:p>
          <w:p w14:paraId="6D8B58C3" w14:textId="39D6495D" w:rsidR="00FB7170" w:rsidRDefault="00FB7170" w:rsidP="00FB7170">
            <w:r>
              <w:rPr>
                <w:rFonts w:ascii="Arial" w:hAnsi="Arial" w:cs="Arial"/>
                <w:sz w:val="29"/>
                <w:szCs w:val="29"/>
              </w:rPr>
              <w:t xml:space="preserve">submission field </w:t>
            </w:r>
          </w:p>
        </w:tc>
      </w:tr>
      <w:tr w:rsidR="00332169" w14:paraId="3286A149"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BC9ED9" w14:textId="77777777" w:rsidR="00FB7170" w:rsidRDefault="00FB7170" w:rsidP="00FB7170">
            <w:proofErr w:type="spellStart"/>
            <w:r>
              <w:rPr>
                <w:rFonts w:ascii="Arial" w:hAnsi="Arial" w:cs="Arial"/>
                <w:sz w:val="29"/>
                <w:szCs w:val="29"/>
              </w:rPr>
              <w:lastRenderedPageBreak/>
              <w:t>delayDisplaySeconds</w:t>
            </w:r>
            <w:proofErr w:type="spellEnd"/>
            <w:r>
              <w:rPr>
                <w:rFonts w:ascii="Arial" w:hAnsi="Arial" w:cs="Arial"/>
                <w:sz w:val="29"/>
                <w:szCs w:val="29"/>
              </w:rPr>
              <w:t xml:space="preserv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26CA98" w14:textId="77777777" w:rsidR="00FB7170" w:rsidRDefault="00FB7170" w:rsidP="00FB7170">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E3BAA" w14:textId="77777777" w:rsidR="00FB7170" w:rsidRDefault="00FB7170" w:rsidP="00FB7170">
            <w:pPr>
              <w:rPr>
                <w:rFonts w:ascii="Arial" w:hAnsi="Arial" w:cs="Arial"/>
                <w:sz w:val="29"/>
                <w:szCs w:val="29"/>
              </w:rPr>
            </w:pPr>
            <w:r>
              <w:rPr>
                <w:rFonts w:ascii="Arial" w:hAnsi="Arial" w:cs="Arial"/>
                <w:sz w:val="29"/>
                <w:szCs w:val="29"/>
              </w:rPr>
              <w:t xml:space="preserve">The number of seconds to wait </w:t>
            </w:r>
          </w:p>
          <w:p w14:paraId="6CC94196" w14:textId="77777777" w:rsidR="00FB7170" w:rsidRDefault="00FB7170" w:rsidP="00FB7170">
            <w:pPr>
              <w:rPr>
                <w:rFonts w:ascii="Arial" w:hAnsi="Arial" w:cs="Arial"/>
                <w:sz w:val="29"/>
                <w:szCs w:val="29"/>
              </w:rPr>
            </w:pPr>
            <w:r>
              <w:rPr>
                <w:rFonts w:ascii="Arial" w:hAnsi="Arial" w:cs="Arial"/>
                <w:sz w:val="29"/>
                <w:szCs w:val="29"/>
              </w:rPr>
              <w:t xml:space="preserve">before displaying the comment </w:t>
            </w:r>
          </w:p>
          <w:p w14:paraId="7636E1F0" w14:textId="7FE5F84C" w:rsidR="00FB7170" w:rsidRDefault="00FB7170" w:rsidP="00FB7170">
            <w:r>
              <w:rPr>
                <w:rFonts w:ascii="Arial" w:hAnsi="Arial" w:cs="Arial"/>
                <w:sz w:val="29"/>
                <w:szCs w:val="29"/>
              </w:rPr>
              <w:t xml:space="preserve">capture </w:t>
            </w:r>
            <w:r>
              <w:rPr>
                <w:rFonts w:ascii="Arial" w:hAnsi="Arial" w:cs="Arial"/>
                <w:i/>
                <w:iCs/>
                <w:sz w:val="29"/>
                <w:szCs w:val="29"/>
              </w:rPr>
              <w:t xml:space="preserve">overlay </w:t>
            </w:r>
          </w:p>
        </w:tc>
      </w:tr>
    </w:tbl>
    <w:p w14:paraId="40ACA149" w14:textId="77777777" w:rsidR="00645088" w:rsidRDefault="00645088" w:rsidP="00FB7170"/>
    <w:p w14:paraId="6F6ECC4E" w14:textId="77777777" w:rsidR="00467121" w:rsidRPr="00467121" w:rsidRDefault="00467121" w:rsidP="00467121">
      <w:pPr>
        <w:pStyle w:val="NoSpacing"/>
      </w:pPr>
    </w:p>
    <w:p w14:paraId="2CF6C34C" w14:textId="77777777" w:rsidR="004E3D70" w:rsidRDefault="004E3D70" w:rsidP="00301916">
      <w:pPr>
        <w:pStyle w:val="Heading4"/>
        <w:ind w:firstLine="0"/>
      </w:pPr>
    </w:p>
    <w:p w14:paraId="11AF0F95" w14:textId="77777777" w:rsidR="004E3D70" w:rsidRDefault="004E3D70" w:rsidP="00301916">
      <w:pPr>
        <w:pStyle w:val="Heading4"/>
        <w:ind w:firstLine="0"/>
      </w:pPr>
    </w:p>
    <w:p w14:paraId="03F579DC" w14:textId="77777777" w:rsidR="004E3D70" w:rsidRDefault="004E3D70" w:rsidP="00301916">
      <w:pPr>
        <w:pStyle w:val="Heading4"/>
        <w:ind w:firstLine="0"/>
      </w:pPr>
    </w:p>
    <w:p w14:paraId="22410E66" w14:textId="34D21468" w:rsidR="00301916" w:rsidRDefault="00301916" w:rsidP="00301916">
      <w:pPr>
        <w:pStyle w:val="Heading4"/>
        <w:ind w:firstLine="0"/>
      </w:pPr>
      <w:del w:id="209" w:author="Greenwood, Joe" w:date="2019-06-21T09:48:00Z">
        <w:r w:rsidDel="00955E82">
          <w:delText xml:space="preserve">Chatter </w:delText>
        </w:r>
      </w:del>
      <w:r>
        <w:t>Checkout Comments Display Widget</w:t>
      </w:r>
    </w:p>
    <w:p w14:paraId="7A6599D7" w14:textId="478AC31F" w:rsidR="00301916" w:rsidRDefault="00301916" w:rsidP="00301916">
      <w:r>
        <w:t xml:space="preserve">The chatter widget requires </w:t>
      </w:r>
      <w:r w:rsidR="004C4004">
        <w:t>modification to the</w:t>
      </w:r>
      <w:r>
        <w:t xml:space="preserve"> </w:t>
      </w:r>
      <w:proofErr w:type="spellStart"/>
      <w:r>
        <w:t>turnToConfig</w:t>
      </w:r>
      <w:proofErr w:type="spellEnd"/>
      <w:r>
        <w:t xml:space="preserve"> object for the page(s) you wish for the widget to be</w:t>
      </w:r>
      <w:r w:rsidR="004C4004">
        <w:t xml:space="preserve"> displayed on.</w:t>
      </w:r>
    </w:p>
    <w:p w14:paraId="4D3A1029" w14:textId="77777777" w:rsidR="004C4004" w:rsidRDefault="004C4004" w:rsidP="004C4004">
      <w:pPr>
        <w:pStyle w:val="NoSpacing"/>
      </w:pPr>
    </w:p>
    <w:p w14:paraId="2275A0AB" w14:textId="482B8779" w:rsidR="004C4004" w:rsidRDefault="004C4004" w:rsidP="004C4004">
      <w:r>
        <w:t xml:space="preserve">The following shows the chatter attribute of the </w:t>
      </w:r>
      <w:proofErr w:type="spellStart"/>
      <w:r>
        <w:t>turnToConfig</w:t>
      </w:r>
      <w:proofErr w:type="spellEnd"/>
      <w:r>
        <w:t xml:space="preserve"> object.</w:t>
      </w:r>
    </w:p>
    <w:p w14:paraId="6DC1E7AF" w14:textId="77777777" w:rsidR="004C4004" w:rsidRPr="004C4004" w:rsidRDefault="004C4004" w:rsidP="004C4004">
      <w:pPr>
        <w:pStyle w:val="NoSpacing"/>
      </w:pPr>
    </w:p>
    <w:p w14:paraId="33F253FD" w14:textId="6488C386" w:rsidR="004C4004" w:rsidRDefault="004C4004" w:rsidP="004C4004">
      <w:pPr>
        <w:rPr>
          <w:b/>
        </w:rPr>
      </w:pPr>
      <w:r w:rsidRPr="004C4004">
        <w:rPr>
          <w:b/>
        </w:rPr>
        <w:t>NOTE: please note that the following is a sample only.</w:t>
      </w:r>
    </w:p>
    <w:p w14:paraId="16E9D711" w14:textId="77777777" w:rsidR="009A22B1" w:rsidRPr="009A22B1" w:rsidRDefault="009A22B1" w:rsidP="009A22B1">
      <w:pPr>
        <w:pStyle w:val="NoSpacing"/>
      </w:pPr>
    </w:p>
    <w:p w14:paraId="632595D7" w14:textId="4081F632" w:rsidR="004C4004" w:rsidRDefault="004C4004"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proofErr w:type="gramStart"/>
      <w:r w:rsidR="009A22B1">
        <w:rPr>
          <w:color w:val="auto"/>
          <w:sz w:val="24"/>
          <w:szCs w:val="24"/>
        </w:rPr>
        <w:t>script</w:t>
      </w:r>
      <w:proofErr w:type="gramEnd"/>
      <w:r>
        <w:rPr>
          <w:color w:val="auto"/>
          <w:sz w:val="24"/>
          <w:szCs w:val="24"/>
        </w:rPr>
        <w:t>&gt;</w:t>
      </w:r>
    </w:p>
    <w:p w14:paraId="16140993" w14:textId="6CDE9544"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proofErr w:type="gramStart"/>
      <w:r>
        <w:rPr>
          <w:color w:val="auto"/>
          <w:sz w:val="24"/>
          <w:szCs w:val="24"/>
        </w:rPr>
        <w:t>var</w:t>
      </w:r>
      <w:proofErr w:type="spellEnd"/>
      <w:proofErr w:type="gramEnd"/>
      <w:r>
        <w:rPr>
          <w:color w:val="auto"/>
          <w:sz w:val="24"/>
          <w:szCs w:val="24"/>
        </w:rPr>
        <w:t xml:space="preserve"> </w:t>
      </w:r>
      <w:proofErr w:type="spellStart"/>
      <w:r>
        <w:rPr>
          <w:color w:val="auto"/>
          <w:sz w:val="24"/>
          <w:szCs w:val="24"/>
        </w:rPr>
        <w:t>turnToConfig</w:t>
      </w:r>
      <w:proofErr w:type="spellEnd"/>
      <w:r>
        <w:rPr>
          <w:color w:val="auto"/>
          <w:sz w:val="24"/>
          <w:szCs w:val="24"/>
        </w:rPr>
        <w:t xml:space="preserve"> = {</w:t>
      </w:r>
    </w:p>
    <w:p w14:paraId="05BADDE0" w14:textId="65A9D783"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sku</w:t>
      </w:r>
      <w:proofErr w:type="spellEnd"/>
      <w:proofErr w:type="gramEnd"/>
      <w:r>
        <w:rPr>
          <w:color w:val="auto"/>
          <w:sz w:val="24"/>
          <w:szCs w:val="24"/>
        </w:rPr>
        <w:t>: “YOUR PRODUCT SKU GOES HERE”,</w:t>
      </w:r>
    </w:p>
    <w:p w14:paraId="17AD1275" w14:textId="1E556C2D"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gramStart"/>
      <w:r>
        <w:rPr>
          <w:color w:val="auto"/>
          <w:sz w:val="24"/>
          <w:szCs w:val="24"/>
        </w:rPr>
        <w:t>locale</w:t>
      </w:r>
      <w:proofErr w:type="gramEnd"/>
      <w:r>
        <w:rPr>
          <w:color w:val="auto"/>
          <w:sz w:val="24"/>
          <w:szCs w:val="24"/>
        </w:rPr>
        <w:t>: “</w:t>
      </w:r>
      <w:proofErr w:type="spellStart"/>
      <w:r>
        <w:rPr>
          <w:color w:val="auto"/>
          <w:sz w:val="24"/>
          <w:szCs w:val="24"/>
        </w:rPr>
        <w:t>en_US</w:t>
      </w:r>
      <w:proofErr w:type="spellEnd"/>
      <w:r>
        <w:rPr>
          <w:color w:val="auto"/>
          <w:sz w:val="24"/>
          <w:szCs w:val="24"/>
        </w:rPr>
        <w:t>”,</w:t>
      </w:r>
    </w:p>
    <w:p w14:paraId="501059E4" w14:textId="68752907"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pageId</w:t>
      </w:r>
      <w:proofErr w:type="spellEnd"/>
      <w:proofErr w:type="gramEnd"/>
      <w:r>
        <w:rPr>
          <w:color w:val="auto"/>
          <w:sz w:val="24"/>
          <w:szCs w:val="24"/>
        </w:rPr>
        <w:t>: “</w:t>
      </w:r>
      <w:proofErr w:type="spellStart"/>
      <w:r>
        <w:rPr>
          <w:color w:val="auto"/>
          <w:sz w:val="24"/>
          <w:szCs w:val="24"/>
        </w:rPr>
        <w:t>pdp</w:t>
      </w:r>
      <w:proofErr w:type="spellEnd"/>
      <w:r>
        <w:rPr>
          <w:color w:val="auto"/>
          <w:sz w:val="24"/>
          <w:szCs w:val="24"/>
        </w:rPr>
        <w:t>-page”,</w:t>
      </w:r>
    </w:p>
    <w:p w14:paraId="523C2570" w14:textId="1ED5437E"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gramStart"/>
      <w:r>
        <w:rPr>
          <w:color w:val="auto"/>
          <w:sz w:val="24"/>
          <w:szCs w:val="24"/>
        </w:rPr>
        <w:t>chatter</w:t>
      </w:r>
      <w:proofErr w:type="gramEnd"/>
      <w:r>
        <w:rPr>
          <w:color w:val="auto"/>
          <w:sz w:val="24"/>
          <w:szCs w:val="24"/>
        </w:rPr>
        <w:t>: {</w:t>
      </w:r>
    </w:p>
    <w:p w14:paraId="71B3EE98" w14:textId="14EB434C" w:rsidR="009A22B1"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w:t>
      </w:r>
      <w:proofErr w:type="spellStart"/>
      <w:r>
        <w:rPr>
          <w:color w:val="auto"/>
          <w:sz w:val="24"/>
          <w:szCs w:val="24"/>
        </w:rPr>
        <w:t>onFinish</w:t>
      </w:r>
      <w:proofErr w:type="spellEnd"/>
      <w:r>
        <w:rPr>
          <w:color w:val="auto"/>
          <w:sz w:val="24"/>
          <w:szCs w:val="24"/>
        </w:rPr>
        <w:t>:</w:t>
      </w:r>
      <w:r w:rsidR="009A22B1">
        <w:rPr>
          <w:color w:val="auto"/>
          <w:sz w:val="24"/>
          <w:szCs w:val="24"/>
        </w:rPr>
        <w:t xml:space="preserve"> </w:t>
      </w:r>
      <w:proofErr w:type="gramStart"/>
      <w:r w:rsidR="009A22B1">
        <w:rPr>
          <w:color w:val="auto"/>
          <w:sz w:val="24"/>
          <w:szCs w:val="24"/>
        </w:rPr>
        <w:t>function(</w:t>
      </w:r>
      <w:proofErr w:type="gramEnd"/>
      <w:r w:rsidR="009A22B1">
        <w:rPr>
          <w:color w:val="auto"/>
          <w:sz w:val="24"/>
          <w:szCs w:val="24"/>
        </w:rPr>
        <w:t>) {}</w:t>
      </w:r>
    </w:p>
    <w:p w14:paraId="768AFF6E" w14:textId="348BCC80"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208171E9" w14:textId="722B5291"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030B8C60" w14:textId="6D14F08D"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316C4804" w14:textId="77777777" w:rsidR="004C4004" w:rsidRPr="004C4004" w:rsidRDefault="004C4004" w:rsidP="004C4004">
      <w:pPr>
        <w:pStyle w:val="NoSpacing"/>
      </w:pPr>
    </w:p>
    <w:p w14:paraId="681AF87A" w14:textId="477B9179" w:rsidR="006811D3" w:rsidRPr="006811D3" w:rsidRDefault="006811D3" w:rsidP="006811D3">
      <w:pPr>
        <w:rPr>
          <w:rFonts w:ascii="Times Roman" w:hAnsi="Times Roman" w:cs="Times Roman"/>
          <w:color w:val="auto"/>
          <w:sz w:val="24"/>
          <w:szCs w:val="24"/>
        </w:rPr>
      </w:pPr>
      <w:r>
        <w:rPr>
          <w:color w:val="auto"/>
        </w:rPr>
        <w:t xml:space="preserve">The </w:t>
      </w:r>
      <w:proofErr w:type="spellStart"/>
      <w:r w:rsidRPr="006811D3">
        <w:rPr>
          <w:color w:val="auto"/>
        </w:rPr>
        <w:t>onFinish</w:t>
      </w:r>
      <w:proofErr w:type="spellEnd"/>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w:t>
      </w:r>
      <w:proofErr w:type="spellStart"/>
      <w:r w:rsidRPr="006811D3">
        <w:rPr>
          <w:color w:val="auto"/>
        </w:rPr>
        <w:t>turnToConfig</w:t>
      </w:r>
      <w:proofErr w:type="spellEnd"/>
      <w:r w:rsidRPr="006811D3">
        <w:rPr>
          <w:color w:val="auto"/>
        </w:rPr>
        <w:t xml:space="preserve"> that can be used to trigger an event record in your analytics package after the widget has finished loading. </w:t>
      </w:r>
    </w:p>
    <w:p w14:paraId="39B45286" w14:textId="77777777" w:rsidR="00645088" w:rsidRDefault="00645088" w:rsidP="00FB7170"/>
    <w:p w14:paraId="7A4E73C2" w14:textId="77777777" w:rsidR="00621AC0" w:rsidRDefault="00DB5D6F" w:rsidP="00DB5D6F">
      <w:pPr>
        <w:rPr>
          <w:color w:val="auto"/>
        </w:rPr>
      </w:pPr>
      <w:r w:rsidRPr="00DB5D6F">
        <w:rPr>
          <w:color w:val="auto"/>
        </w:rPr>
        <w:t xml:space="preserve">The widget div must then be placed </w:t>
      </w:r>
      <w:r>
        <w:rPr>
          <w:color w:val="auto"/>
        </w:rPr>
        <w:t xml:space="preserve">anywhere you would like it. </w:t>
      </w:r>
    </w:p>
    <w:p w14:paraId="55CEB2D3" w14:textId="489AE539" w:rsidR="00645088" w:rsidRPr="00621AC0" w:rsidRDefault="00621AC0" w:rsidP="00DB5D6F">
      <w:pPr>
        <w:rPr>
          <w:b/>
          <w:color w:val="auto"/>
        </w:rPr>
      </w:pPr>
      <w:r w:rsidRPr="00621AC0">
        <w:rPr>
          <w:b/>
          <w:color w:val="auto"/>
        </w:rPr>
        <w:t xml:space="preserve">NOTE: </w:t>
      </w:r>
      <w:r w:rsidR="00DB5D6F" w:rsidRPr="00621AC0">
        <w:rPr>
          <w:b/>
          <w:color w:val="auto"/>
        </w:rPr>
        <w:t xml:space="preserve">By default the div is not placed anywhere out of the box, but it is contained within the </w:t>
      </w:r>
      <w:proofErr w:type="spellStart"/>
      <w:r w:rsidR="00DB5D6F" w:rsidRPr="00621AC0">
        <w:rPr>
          <w:b/>
          <w:i/>
          <w:color w:val="auto"/>
        </w:rPr>
        <w:t>turntochatter.isml</w:t>
      </w:r>
      <w:proofErr w:type="spellEnd"/>
      <w:r w:rsidR="00DB5D6F" w:rsidRPr="00621AC0">
        <w:rPr>
          <w:b/>
          <w:color w:val="auto"/>
        </w:rPr>
        <w:t xml:space="preserve"> template.</w:t>
      </w:r>
    </w:p>
    <w:p w14:paraId="17574377" w14:textId="77777777" w:rsidR="00804054" w:rsidRPr="00804054" w:rsidRDefault="00804054" w:rsidP="00804054">
      <w:pPr>
        <w:pStyle w:val="NoSpacing"/>
      </w:pPr>
    </w:p>
    <w:p w14:paraId="5A55EEDC" w14:textId="3F830A02" w:rsidR="00645088" w:rsidRPr="00467121" w:rsidRDefault="00782A85" w:rsidP="0046712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&lt;div id=”</w:t>
      </w:r>
      <w:proofErr w:type="spellStart"/>
      <w:r>
        <w:rPr>
          <w:color w:val="auto"/>
          <w:sz w:val="24"/>
          <w:szCs w:val="24"/>
        </w:rPr>
        <w:t>tt</w:t>
      </w:r>
      <w:proofErr w:type="spellEnd"/>
      <w:r>
        <w:rPr>
          <w:color w:val="auto"/>
          <w:sz w:val="24"/>
          <w:szCs w:val="24"/>
        </w:rPr>
        <w:t>-chatter-widget”&gt;&lt;/div&gt;</w:t>
      </w:r>
    </w:p>
    <w:p w14:paraId="322217C9" w14:textId="77777777" w:rsidR="006D7E72" w:rsidRDefault="006D7E72" w:rsidP="00467121">
      <w:pPr>
        <w:pStyle w:val="Heading5"/>
        <w:rPr>
          <w:b/>
        </w:rPr>
      </w:pPr>
    </w:p>
    <w:p w14:paraId="18EC04A5" w14:textId="5368890F" w:rsidR="00D86BBE" w:rsidRPr="00D86BBE" w:rsidRDefault="00D86BBE" w:rsidP="00467121">
      <w:pPr>
        <w:pStyle w:val="Heading5"/>
        <w:rPr>
          <w:b/>
        </w:rPr>
      </w:pPr>
      <w:r w:rsidRPr="00D86BBE">
        <w:rPr>
          <w:b/>
        </w:rPr>
        <w:t>Important Notes:</w:t>
      </w:r>
    </w:p>
    <w:p w14:paraId="1DE19DDA" w14:textId="77777777" w:rsidR="00D86BBE" w:rsidRP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4453FEF3" w14:textId="0B6132D0" w:rsidR="00D86BBE" w:rsidRPr="00D86BBE" w:rsidRDefault="00C17627" w:rsidP="00D86BBE">
      <w:pPr>
        <w:pStyle w:val="ListParagraph"/>
        <w:numPr>
          <w:ilvl w:val="0"/>
          <w:numId w:val="41"/>
        </w:numPr>
        <w:rPr>
          <w:rFonts w:ascii="Times Roman" w:hAnsi="Times Roman" w:cs="Times Roman"/>
          <w:b/>
          <w:color w:val="auto"/>
          <w:sz w:val="24"/>
          <w:szCs w:val="24"/>
        </w:rPr>
      </w:pPr>
      <w:r>
        <w:rPr>
          <w:b/>
          <w:color w:val="auto"/>
        </w:rPr>
        <w:t>If the SKU passed is</w:t>
      </w:r>
      <w:r w:rsidR="00D86BBE" w:rsidRPr="00D86BBE">
        <w:rPr>
          <w:b/>
          <w:color w:val="auto"/>
        </w:rPr>
        <w:t xml:space="preserve"> a VPC parent or child, then the widget will pull in comments for all sibling SKUs automatically. There is no configuration option to turn this feature on or off</w:t>
      </w:r>
      <w:r w:rsidR="00D86BBE" w:rsidRPr="00D86BBE">
        <w:rPr>
          <w:rFonts w:ascii="Times Roman" w:hAnsi="Times Roman" w:cs="Times Roman"/>
          <w:b/>
          <w:color w:val="auto"/>
          <w:sz w:val="24"/>
          <w:szCs w:val="24"/>
        </w:rPr>
        <w:t>.</w:t>
      </w:r>
    </w:p>
    <w:p w14:paraId="7E3ECD0E" w14:textId="7B04D61A" w:rsid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The CC Display widget is not c</w:t>
      </w:r>
      <w:r w:rsidR="00C17627">
        <w:rPr>
          <w:b/>
          <w:color w:val="auto"/>
        </w:rPr>
        <w:t>urrently filterable by content t</w:t>
      </w:r>
      <w:r w:rsidRPr="00D86BBE">
        <w:rPr>
          <w:b/>
          <w:color w:val="auto"/>
        </w:rPr>
        <w:t>ag</w:t>
      </w:r>
      <w:r w:rsidR="00C17627">
        <w:rPr>
          <w:b/>
          <w:color w:val="auto"/>
        </w:rPr>
        <w:t>.</w:t>
      </w:r>
      <w:r w:rsidRPr="00D86BBE">
        <w:rPr>
          <w:rFonts w:ascii="Times Roman" w:hAnsi="Times Roman" w:cs="Times Roman"/>
          <w:b/>
          <w:color w:val="auto"/>
          <w:sz w:val="24"/>
          <w:szCs w:val="24"/>
        </w:rPr>
        <w:t> </w:t>
      </w:r>
    </w:p>
    <w:p w14:paraId="1C710361" w14:textId="76B7C0B2" w:rsidR="00DF3577" w:rsidRPr="00DF3577" w:rsidRDefault="00DF3577" w:rsidP="00DF3577">
      <w:pPr>
        <w:rPr>
          <w:b/>
          <w:color w:val="auto"/>
        </w:rPr>
      </w:pPr>
      <w:r w:rsidRPr="00DF3577">
        <w:rPr>
          <w:b/>
          <w:color w:val="auto"/>
        </w:rPr>
        <w:t xml:space="preserve">NOTE: </w:t>
      </w:r>
      <w:r>
        <w:rPr>
          <w:b/>
          <w:color w:val="auto"/>
        </w:rPr>
        <w:t>The CC display widget</w:t>
      </w:r>
      <w:r w:rsidRPr="00DF3577">
        <w:rPr>
          <w:b/>
          <w:color w:val="auto"/>
        </w:rPr>
        <w:t xml:space="preserve"> require</w:t>
      </w:r>
      <w:r>
        <w:rPr>
          <w:b/>
          <w:color w:val="auto"/>
        </w:rPr>
        <w:t xml:space="preserve">s </w:t>
      </w:r>
      <w:r w:rsidRPr="00DF3577">
        <w:rPr>
          <w:b/>
          <w:color w:val="auto"/>
        </w:rPr>
        <w:t xml:space="preserve">a minimum of 4 </w:t>
      </w:r>
      <w:r>
        <w:rPr>
          <w:b/>
          <w:color w:val="auto"/>
        </w:rPr>
        <w:t>comments</w:t>
      </w:r>
      <w:r w:rsidRPr="00DF3577">
        <w:rPr>
          <w:b/>
          <w:color w:val="auto"/>
        </w:rPr>
        <w:t xml:space="preserve"> </w:t>
      </w:r>
      <w:r>
        <w:rPr>
          <w:b/>
          <w:color w:val="auto"/>
        </w:rPr>
        <w:t>in order for the widget to appear.</w:t>
      </w:r>
    </w:p>
    <w:p w14:paraId="317AE9CF" w14:textId="77777777" w:rsidR="00D86BBE" w:rsidRPr="00D86BBE" w:rsidRDefault="00D86BBE" w:rsidP="00D86BBE"/>
    <w:p w14:paraId="19E53220" w14:textId="77777777" w:rsidR="00467121" w:rsidRPr="00467121" w:rsidRDefault="00467121" w:rsidP="00467121">
      <w:pPr>
        <w:pStyle w:val="Heading5"/>
      </w:pPr>
      <w:r>
        <w:t>Advanced Configuration Options</w:t>
      </w:r>
    </w:p>
    <w:p w14:paraId="08C0C1E8" w14:textId="77777777" w:rsidR="00467121" w:rsidRDefault="00467121" w:rsidP="0046712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3BFE6CA8" w14:textId="08A0BFA7" w:rsidR="00467121" w:rsidRDefault="00467121" w:rsidP="0046712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467121" w14:paraId="5D203F81"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9B3C0E" w14:textId="77777777" w:rsidR="00467121" w:rsidRDefault="00467121" w:rsidP="00467121">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05BA274" w14:textId="77777777" w:rsidR="00467121" w:rsidRDefault="00467121" w:rsidP="00467121">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740CE9" w14:textId="77777777" w:rsidR="00467121" w:rsidRDefault="00467121" w:rsidP="00467121">
            <w:pPr>
              <w:rPr>
                <w:rFonts w:ascii="Times Roman" w:hAnsi="Times Roman" w:cs="Times Roman"/>
                <w:sz w:val="24"/>
                <w:szCs w:val="24"/>
              </w:rPr>
            </w:pPr>
            <w:r>
              <w:rPr>
                <w:sz w:val="29"/>
                <w:szCs w:val="29"/>
              </w:rPr>
              <w:t xml:space="preserve">Description </w:t>
            </w:r>
          </w:p>
        </w:tc>
      </w:tr>
      <w:tr w:rsidR="00467121" w14:paraId="3D8952E6"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311141" w14:textId="77777777" w:rsidR="00467121" w:rsidRDefault="00467121" w:rsidP="00467121">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6FB8D7" w14:textId="77777777" w:rsidR="00467121" w:rsidRDefault="00467121" w:rsidP="00467121">
            <w:pPr>
              <w:rPr>
                <w:rFonts w:ascii="Times Roman" w:hAnsi="Times Roman" w:cs="Times Roman"/>
                <w:sz w:val="24"/>
                <w:szCs w:val="24"/>
              </w:rPr>
            </w:pPr>
            <w:proofErr w:type="spellStart"/>
            <w:r>
              <w:rPr>
                <w:sz w:val="29"/>
                <w:szCs w:val="29"/>
              </w:rPr>
              <w:t>tt</w:t>
            </w:r>
            <w:proofErr w:type="spellEnd"/>
            <w:r>
              <w:rPr>
                <w:sz w:val="29"/>
                <w:szCs w:val="29"/>
              </w:rPr>
              <w:t xml:space="preserve">-chatter-widget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12DBDC" w14:textId="77777777" w:rsidR="00467121" w:rsidRDefault="00467121" w:rsidP="00467121">
            <w:pPr>
              <w:rPr>
                <w:rFonts w:ascii="Times Roman" w:hAnsi="Times Roman" w:cs="Times Roman"/>
                <w:sz w:val="24"/>
                <w:szCs w:val="24"/>
              </w:rPr>
            </w:pPr>
            <w:r>
              <w:rPr>
                <w:sz w:val="29"/>
                <w:szCs w:val="29"/>
              </w:rPr>
              <w:t xml:space="preserve">You may specify a different div ID if you wish. </w:t>
            </w:r>
          </w:p>
        </w:tc>
      </w:tr>
      <w:tr w:rsidR="00467121" w14:paraId="1B0F1FA3"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3E2270" w14:textId="77777777" w:rsidR="00467121" w:rsidRDefault="00467121" w:rsidP="00467121">
            <w:pPr>
              <w:rPr>
                <w:rFonts w:ascii="Times Roman" w:hAnsi="Times Roman" w:cs="Times Roman"/>
                <w:sz w:val="24"/>
                <w:szCs w:val="24"/>
              </w:rPr>
            </w:pPr>
            <w:proofErr w:type="spellStart"/>
            <w:r>
              <w:t>minCount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BBF734" w14:textId="77777777" w:rsidR="00467121" w:rsidRDefault="00467121" w:rsidP="00467121">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0781E5" w14:textId="77777777" w:rsidR="00467121" w:rsidRDefault="00467121" w:rsidP="00467121">
            <w:pPr>
              <w:rPr>
                <w:rFonts w:ascii="Times Roman" w:hAnsi="Times Roman" w:cs="Times Roman"/>
                <w:sz w:val="24"/>
                <w:szCs w:val="24"/>
              </w:rPr>
            </w:pPr>
            <w:r>
              <w:rPr>
                <w:sz w:val="29"/>
                <w:szCs w:val="29"/>
              </w:rPr>
              <w:t xml:space="preserve">Minimum number of comments required for the widget to display </w:t>
            </w:r>
          </w:p>
        </w:tc>
      </w:tr>
      <w:tr w:rsidR="00467121" w14:paraId="30BE1677"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3D63D8" w14:textId="77777777" w:rsidR="00467121" w:rsidRDefault="00467121" w:rsidP="00467121">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2C0EB8" w14:textId="77777777" w:rsidR="00467121" w:rsidRDefault="00467121" w:rsidP="00467121">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3D53A1" w14:textId="77777777" w:rsidR="00467121" w:rsidRDefault="00467121" w:rsidP="00467121">
            <w:pPr>
              <w:rPr>
                <w:rFonts w:ascii="Times Roman" w:hAnsi="Times Roman" w:cs="Times Roman"/>
                <w:sz w:val="24"/>
                <w:szCs w:val="24"/>
              </w:rPr>
            </w:pPr>
            <w:r>
              <w:rPr>
                <w:sz w:val="29"/>
                <w:szCs w:val="29"/>
              </w:rPr>
              <w:t xml:space="preserve">Title text that displays within the widget above the comments </w:t>
            </w:r>
          </w:p>
        </w:tc>
      </w:tr>
      <w:tr w:rsidR="00467121" w14:paraId="5E5C53C5"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7097F2" w14:textId="77777777" w:rsidR="00467121" w:rsidRDefault="00467121" w:rsidP="00467121">
            <w:pPr>
              <w:rPr>
                <w:rFonts w:ascii="Times Roman" w:hAnsi="Times Roman" w:cs="Times Roman"/>
                <w:sz w:val="24"/>
                <w:szCs w:val="24"/>
              </w:rPr>
            </w:pPr>
            <w:proofErr w:type="spellStart"/>
            <w:r>
              <w:t>includeSyndicated</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81C1AF" w14:textId="77777777" w:rsidR="00467121" w:rsidRDefault="00467121" w:rsidP="00467121">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F014D7" w14:textId="77777777" w:rsidR="00467121" w:rsidRDefault="00467121" w:rsidP="00467121">
            <w:pPr>
              <w:rPr>
                <w:rFonts w:ascii="Times Roman" w:hAnsi="Times Roman" w:cs="Times Roman"/>
                <w:sz w:val="24"/>
                <w:szCs w:val="24"/>
              </w:rPr>
            </w:pPr>
            <w:r>
              <w:rPr>
                <w:sz w:val="29"/>
                <w:szCs w:val="29"/>
              </w:rPr>
              <w:t xml:space="preserve">Whether syndicated comments should display within the widget </w:t>
            </w:r>
          </w:p>
        </w:tc>
      </w:tr>
      <w:tr w:rsidR="00467121" w14:paraId="775271A4"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069A57" w14:textId="77777777" w:rsidR="00467121" w:rsidRDefault="00467121" w:rsidP="00467121">
            <w:pPr>
              <w:rPr>
                <w:rFonts w:ascii="Times Roman" w:hAnsi="Times Roman" w:cs="Times Roman"/>
                <w:sz w:val="24"/>
                <w:szCs w:val="24"/>
              </w:rPr>
            </w:pPr>
            <w:proofErr w:type="spellStart"/>
            <w:r>
              <w:t>minCharacterCount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5BB30D" w14:textId="77777777" w:rsidR="00467121" w:rsidRDefault="00467121" w:rsidP="00467121">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F0E373" w14:textId="77777777" w:rsidR="00467121" w:rsidRDefault="00467121" w:rsidP="00467121">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467121" w14:paraId="7E6AA4A1"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DE89A1" w14:textId="77777777" w:rsidR="00467121" w:rsidRDefault="00467121" w:rsidP="00467121">
            <w:pPr>
              <w:rPr>
                <w:rFonts w:ascii="Times Roman" w:hAnsi="Times Roman" w:cs="Times Roman"/>
                <w:sz w:val="24"/>
                <w:szCs w:val="24"/>
              </w:rPr>
            </w:pPr>
            <w:proofErr w:type="spellStart"/>
            <w:r>
              <w:t>minWordCount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52B270" w14:textId="77777777" w:rsidR="00467121" w:rsidRDefault="00467121" w:rsidP="00467121">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94616E" w14:textId="77777777" w:rsidR="00467121" w:rsidRDefault="00467121" w:rsidP="00467121">
            <w:pPr>
              <w:rPr>
                <w:rFonts w:ascii="Times Roman" w:hAnsi="Times Roman" w:cs="Times Roman"/>
                <w:sz w:val="24"/>
                <w:szCs w:val="24"/>
              </w:rPr>
            </w:pPr>
            <w:r>
              <w:rPr>
                <w:sz w:val="29"/>
                <w:szCs w:val="29"/>
              </w:rPr>
              <w:t xml:space="preserve">Comments with fewer words than this minimum will not be </w:t>
            </w:r>
            <w:r>
              <w:rPr>
                <w:sz w:val="29"/>
                <w:szCs w:val="29"/>
              </w:rPr>
              <w:lastRenderedPageBreak/>
              <w:t xml:space="preserve">included in widget counts or display </w:t>
            </w:r>
          </w:p>
        </w:tc>
      </w:tr>
      <w:tr w:rsidR="00467121" w14:paraId="580EDCE2"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3AB55D" w14:textId="77777777" w:rsidR="00467121" w:rsidRDefault="00467121" w:rsidP="00467121">
            <w:pPr>
              <w:rPr>
                <w:rFonts w:ascii="Times Roman" w:hAnsi="Times Roman" w:cs="Times Roman"/>
                <w:sz w:val="24"/>
                <w:szCs w:val="24"/>
              </w:rPr>
            </w:pPr>
            <w:r>
              <w:lastRenderedPageBreak/>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4C9ACF" w14:textId="77777777" w:rsidR="00467121" w:rsidRDefault="00467121" w:rsidP="00467121">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DBD1DD" w14:textId="77777777" w:rsidR="00467121" w:rsidRDefault="00467121" w:rsidP="00467121">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467121" w14:paraId="24390FEF"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336767" w14:textId="2CE375C0" w:rsidR="00467121" w:rsidRDefault="00467121" w:rsidP="00467121">
            <w:r>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129D7B" w14:textId="01FED5F1" w:rsidR="00467121" w:rsidRDefault="00467121" w:rsidP="00467121">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040F7" w14:textId="7DD0B807" w:rsidR="00467121" w:rsidRDefault="00467121" w:rsidP="00467121">
            <w:pPr>
              <w:rPr>
                <w:sz w:val="29"/>
                <w:szCs w:val="29"/>
              </w:rPr>
            </w:pPr>
            <w:r>
              <w:rPr>
                <w:sz w:val="29"/>
                <w:szCs w:val="29"/>
              </w:rPr>
              <w:t>The number of columns to display and horizontal and vertical spacing by viewport size</w:t>
            </w:r>
          </w:p>
        </w:tc>
      </w:tr>
      <w:tr w:rsidR="00467121" w14:paraId="473358C8"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C213E3" w14:textId="4B30D4B6" w:rsidR="00467121" w:rsidRDefault="00467121" w:rsidP="00467121">
            <w:proofErr w:type="spellStart"/>
            <w:r>
              <w:t>sortOrder</w:t>
            </w:r>
            <w:proofErr w:type="spellEnd"/>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81BBF1" w14:textId="2DBD30C1" w:rsidR="00467121" w:rsidRDefault="00467121" w:rsidP="00467121">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13C32D" w14:textId="5629CF56" w:rsidR="00467121" w:rsidRDefault="00467121" w:rsidP="00467121">
            <w:pPr>
              <w:rPr>
                <w:sz w:val="29"/>
                <w:szCs w:val="29"/>
              </w:rPr>
            </w:pPr>
            <w:r>
              <w:rPr>
                <w:sz w:val="29"/>
                <w:szCs w:val="29"/>
              </w:rPr>
              <w:t>Order display of comments by most recent or by highest character count</w:t>
            </w:r>
          </w:p>
        </w:tc>
      </w:tr>
      <w:tr w:rsidR="00467121" w14:paraId="00B69D4B"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E8B3A0" w14:textId="77777777" w:rsidR="00467121" w:rsidRDefault="00467121" w:rsidP="00467121">
            <w:pPr>
              <w:rPr>
                <w:rFonts w:ascii="Times Roman" w:hAnsi="Times Roman" w:cs="Times Roman"/>
                <w:sz w:val="24"/>
                <w:szCs w:val="24"/>
              </w:rPr>
            </w:pPr>
            <w:proofErr w:type="spellStart"/>
            <w:r>
              <w:t>truncateLength</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3FBD37" w14:textId="77777777" w:rsidR="00467121" w:rsidRDefault="00467121" w:rsidP="00467121">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4ADAC0" w14:textId="77777777" w:rsidR="00467121" w:rsidRDefault="00467121" w:rsidP="00467121">
            <w:pPr>
              <w:rPr>
                <w:rFonts w:ascii="Times Roman" w:hAnsi="Times Roman" w:cs="Times Roman"/>
                <w:sz w:val="24"/>
                <w:szCs w:val="24"/>
              </w:rPr>
            </w:pPr>
            <w:r>
              <w:rPr>
                <w:sz w:val="29"/>
                <w:szCs w:val="29"/>
              </w:rPr>
              <w:t xml:space="preserve">The maximum length of text characters to display. </w:t>
            </w:r>
            <w:proofErr w:type="gramStart"/>
            <w:r>
              <w:rPr>
                <w:sz w:val="29"/>
                <w:szCs w:val="29"/>
              </w:rPr>
              <w:t>ends</w:t>
            </w:r>
            <w:proofErr w:type="gramEnd"/>
            <w:r>
              <w:rPr>
                <w:sz w:val="29"/>
                <w:szCs w:val="29"/>
              </w:rPr>
              <w:t xml:space="preserve"> with ellipsis (...) </w:t>
            </w:r>
          </w:p>
        </w:tc>
      </w:tr>
      <w:tr w:rsidR="00467121" w14:paraId="597B805F"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8BCF9CB" w14:textId="77777777" w:rsidR="00467121" w:rsidRDefault="00467121" w:rsidP="00467121">
            <w:pPr>
              <w:rPr>
                <w:rFonts w:ascii="Times Roman" w:hAnsi="Times Roman" w:cs="Times Roman"/>
                <w:sz w:val="24"/>
                <w:szCs w:val="24"/>
              </w:rPr>
            </w:pPr>
            <w:proofErr w:type="spellStart"/>
            <w:r>
              <w:t>truncateAllowance</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7DFC1" w14:textId="77777777" w:rsidR="00467121" w:rsidRDefault="00467121" w:rsidP="00467121">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2DFA9A3" w14:textId="77777777" w:rsidR="00467121" w:rsidRDefault="00467121" w:rsidP="00467121">
            <w:pPr>
              <w:rPr>
                <w:rFonts w:ascii="Times Roman" w:hAnsi="Times Roman" w:cs="Times Roman"/>
                <w:sz w:val="24"/>
                <w:szCs w:val="24"/>
              </w:rPr>
            </w:pPr>
            <w:r>
              <w:rPr>
                <w:sz w:val="29"/>
                <w:szCs w:val="29"/>
              </w:rPr>
              <w:t xml:space="preserve">If the comment character count falls between the </w:t>
            </w:r>
            <w:proofErr w:type="spellStart"/>
            <w:r>
              <w:rPr>
                <w:sz w:val="29"/>
                <w:szCs w:val="29"/>
              </w:rPr>
              <w:t>truncateLength</w:t>
            </w:r>
            <w:proofErr w:type="spellEnd"/>
            <w:r>
              <w:rPr>
                <w:sz w:val="29"/>
                <w:szCs w:val="29"/>
              </w:rPr>
              <w:t xml:space="preserve"> and </w:t>
            </w:r>
            <w:proofErr w:type="spellStart"/>
            <w:r>
              <w:rPr>
                <w:sz w:val="29"/>
                <w:szCs w:val="29"/>
              </w:rPr>
              <w:t>truncateAllowance</w:t>
            </w:r>
            <w:proofErr w:type="spellEnd"/>
            <w:r>
              <w:rPr>
                <w:sz w:val="29"/>
                <w:szCs w:val="29"/>
              </w:rPr>
              <w:t xml:space="preserve">, then the full comment is displayed and it will not be truncated </w:t>
            </w:r>
          </w:p>
        </w:tc>
      </w:tr>
    </w:tbl>
    <w:p w14:paraId="3C8F0123" w14:textId="77777777" w:rsidR="00645088" w:rsidRDefault="00645088" w:rsidP="00467121"/>
    <w:p w14:paraId="2C864001" w14:textId="769DC778" w:rsidR="005319EA" w:rsidRDefault="005319EA" w:rsidP="005319EA">
      <w:pPr>
        <w:pStyle w:val="Heading4"/>
        <w:ind w:firstLine="0"/>
      </w:pPr>
      <w:r>
        <w:t>Top Comment Widget</w:t>
      </w:r>
    </w:p>
    <w:p w14:paraId="355240F4" w14:textId="223C174F" w:rsidR="005319EA" w:rsidRDefault="005319EA" w:rsidP="005319EA">
      <w:r>
        <w:t xml:space="preserve">The top comment widget requires modification to the </w:t>
      </w:r>
      <w:proofErr w:type="spellStart"/>
      <w:r>
        <w:t>turnToConfig</w:t>
      </w:r>
      <w:proofErr w:type="spellEnd"/>
      <w:r>
        <w:t xml:space="preserve"> object for the page(s) you wish for the widget to be displayed on.</w:t>
      </w:r>
    </w:p>
    <w:p w14:paraId="2F929B45" w14:textId="77777777" w:rsidR="005319EA" w:rsidRDefault="005319EA" w:rsidP="005319EA">
      <w:pPr>
        <w:pStyle w:val="NoSpacing"/>
      </w:pPr>
    </w:p>
    <w:p w14:paraId="265B7C9C" w14:textId="71BA2E6A" w:rsidR="005319EA" w:rsidRDefault="005319EA" w:rsidP="005319EA">
      <w:r>
        <w:t xml:space="preserve">The following shows the </w:t>
      </w:r>
      <w:r w:rsidR="00A92688">
        <w:t>top comments</w:t>
      </w:r>
      <w:r>
        <w:t xml:space="preserve"> attribute of the </w:t>
      </w:r>
      <w:proofErr w:type="spellStart"/>
      <w:r>
        <w:t>turnToConfig</w:t>
      </w:r>
      <w:proofErr w:type="spellEnd"/>
      <w:r>
        <w:t xml:space="preserve"> object.</w:t>
      </w:r>
    </w:p>
    <w:p w14:paraId="1EC83EA5" w14:textId="77777777" w:rsidR="005319EA" w:rsidRPr="004C4004" w:rsidRDefault="005319EA" w:rsidP="005319EA">
      <w:pPr>
        <w:pStyle w:val="NoSpacing"/>
      </w:pPr>
    </w:p>
    <w:p w14:paraId="08569342" w14:textId="7C5BF5E8" w:rsidR="006D7E72" w:rsidRPr="006D7E72" w:rsidRDefault="005319EA" w:rsidP="006D7E72">
      <w:pPr>
        <w:rPr>
          <w:b/>
        </w:rPr>
      </w:pPr>
      <w:r w:rsidRPr="004C4004">
        <w:rPr>
          <w:b/>
        </w:rPr>
        <w:t>NOTE: please note that the following is a sample only.</w:t>
      </w:r>
    </w:p>
    <w:p w14:paraId="4ED90EDF"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proofErr w:type="gramStart"/>
      <w:r>
        <w:rPr>
          <w:color w:val="auto"/>
          <w:sz w:val="24"/>
          <w:szCs w:val="24"/>
        </w:rPr>
        <w:t>script</w:t>
      </w:r>
      <w:proofErr w:type="gramEnd"/>
      <w:r>
        <w:rPr>
          <w:color w:val="auto"/>
          <w:sz w:val="24"/>
          <w:szCs w:val="24"/>
        </w:rPr>
        <w:t>&gt;</w:t>
      </w:r>
    </w:p>
    <w:p w14:paraId="72187766" w14:textId="0E938E4C" w:rsidR="005319EA" w:rsidRDefault="005319EA" w:rsidP="00A9268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proofErr w:type="gramStart"/>
      <w:r>
        <w:rPr>
          <w:color w:val="auto"/>
          <w:sz w:val="24"/>
          <w:szCs w:val="24"/>
        </w:rPr>
        <w:t>var</w:t>
      </w:r>
      <w:proofErr w:type="spellEnd"/>
      <w:proofErr w:type="gramEnd"/>
      <w:r>
        <w:rPr>
          <w:color w:val="auto"/>
          <w:sz w:val="24"/>
          <w:szCs w:val="24"/>
        </w:rPr>
        <w:t xml:space="preserve"> </w:t>
      </w:r>
      <w:proofErr w:type="spellStart"/>
      <w:r>
        <w:rPr>
          <w:color w:val="auto"/>
          <w:sz w:val="24"/>
          <w:szCs w:val="24"/>
        </w:rPr>
        <w:t>turnToConfig</w:t>
      </w:r>
      <w:proofErr w:type="spellEnd"/>
      <w:r>
        <w:rPr>
          <w:color w:val="auto"/>
          <w:sz w:val="24"/>
          <w:szCs w:val="24"/>
        </w:rPr>
        <w:t xml:space="preserve"> = {</w:t>
      </w:r>
    </w:p>
    <w:p w14:paraId="2FA98741"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gramStart"/>
      <w:r>
        <w:rPr>
          <w:color w:val="auto"/>
          <w:sz w:val="24"/>
          <w:szCs w:val="24"/>
        </w:rPr>
        <w:t>locale</w:t>
      </w:r>
      <w:proofErr w:type="gramEnd"/>
      <w:r>
        <w:rPr>
          <w:color w:val="auto"/>
          <w:sz w:val="24"/>
          <w:szCs w:val="24"/>
        </w:rPr>
        <w:t>: “</w:t>
      </w:r>
      <w:proofErr w:type="spellStart"/>
      <w:r>
        <w:rPr>
          <w:color w:val="auto"/>
          <w:sz w:val="24"/>
          <w:szCs w:val="24"/>
        </w:rPr>
        <w:t>en_US</w:t>
      </w:r>
      <w:proofErr w:type="spellEnd"/>
      <w:r>
        <w:rPr>
          <w:color w:val="auto"/>
          <w:sz w:val="24"/>
          <w:szCs w:val="24"/>
        </w:rPr>
        <w:t>”,</w:t>
      </w:r>
    </w:p>
    <w:p w14:paraId="15B6A48E"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pageId</w:t>
      </w:r>
      <w:proofErr w:type="spellEnd"/>
      <w:proofErr w:type="gramEnd"/>
      <w:r>
        <w:rPr>
          <w:color w:val="auto"/>
          <w:sz w:val="24"/>
          <w:szCs w:val="24"/>
        </w:rPr>
        <w:t>: “</w:t>
      </w:r>
      <w:proofErr w:type="spellStart"/>
      <w:r>
        <w:rPr>
          <w:color w:val="auto"/>
          <w:sz w:val="24"/>
          <w:szCs w:val="24"/>
        </w:rPr>
        <w:t>pdp</w:t>
      </w:r>
      <w:proofErr w:type="spellEnd"/>
      <w:r>
        <w:rPr>
          <w:color w:val="auto"/>
          <w:sz w:val="24"/>
          <w:szCs w:val="24"/>
        </w:rPr>
        <w:t>-page”,</w:t>
      </w:r>
    </w:p>
    <w:p w14:paraId="1AD38A32" w14:textId="5D0452F8"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sidR="00A92688">
        <w:rPr>
          <w:color w:val="auto"/>
          <w:sz w:val="24"/>
          <w:szCs w:val="24"/>
        </w:rPr>
        <w:t>topComments</w:t>
      </w:r>
      <w:proofErr w:type="spellEnd"/>
      <w:proofErr w:type="gramEnd"/>
      <w:r>
        <w:rPr>
          <w:color w:val="auto"/>
          <w:sz w:val="24"/>
          <w:szCs w:val="24"/>
        </w:rPr>
        <w:t>: {</w:t>
      </w:r>
    </w:p>
    <w:p w14:paraId="09EFDAF9" w14:textId="7253A980" w:rsidR="00A92688" w:rsidRDefault="00A92688"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406952E4"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ab/>
      </w:r>
      <w:r>
        <w:rPr>
          <w:color w:val="auto"/>
          <w:sz w:val="24"/>
          <w:szCs w:val="24"/>
        </w:rPr>
        <w:tab/>
      </w:r>
      <w:r>
        <w:rPr>
          <w:color w:val="auto"/>
          <w:sz w:val="24"/>
          <w:szCs w:val="24"/>
        </w:rPr>
        <w:tab/>
        <w:t>//</w:t>
      </w:r>
      <w:proofErr w:type="spellStart"/>
      <w:r>
        <w:rPr>
          <w:color w:val="auto"/>
          <w:sz w:val="24"/>
          <w:szCs w:val="24"/>
        </w:rPr>
        <w:t>onFinish</w:t>
      </w:r>
      <w:proofErr w:type="spellEnd"/>
      <w:r>
        <w:rPr>
          <w:color w:val="auto"/>
          <w:sz w:val="24"/>
          <w:szCs w:val="24"/>
        </w:rPr>
        <w:t xml:space="preserve">: </w:t>
      </w:r>
      <w:proofErr w:type="gramStart"/>
      <w:r>
        <w:rPr>
          <w:color w:val="auto"/>
          <w:sz w:val="24"/>
          <w:szCs w:val="24"/>
        </w:rPr>
        <w:t>function(</w:t>
      </w:r>
      <w:proofErr w:type="gramEnd"/>
      <w:r>
        <w:rPr>
          <w:color w:val="auto"/>
          <w:sz w:val="24"/>
          <w:szCs w:val="24"/>
        </w:rPr>
        <w:t>) {}</w:t>
      </w:r>
    </w:p>
    <w:p w14:paraId="239DCD8C"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77E329BB"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0C4DBC6"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5E324AFC" w14:textId="36BFA077" w:rsidR="00927161" w:rsidRPr="00927161" w:rsidRDefault="00927161" w:rsidP="00927161">
      <w:pPr>
        <w:rPr>
          <w:color w:val="auto"/>
        </w:rPr>
      </w:pPr>
      <w:r w:rsidRPr="00927161">
        <w:rPr>
          <w:color w:val="auto"/>
        </w:rPr>
        <w:t xml:space="preserve">The tags attribute is an optional property within </w:t>
      </w:r>
      <w:proofErr w:type="spellStart"/>
      <w:r w:rsidRPr="00927161">
        <w:rPr>
          <w:color w:val="auto"/>
        </w:rPr>
        <w:t>turnToConfig</w:t>
      </w:r>
      <w:proofErr w:type="spellEnd"/>
      <w:r w:rsidRPr="00927161">
        <w:rPr>
          <w:color w:val="auto"/>
        </w:rPr>
        <w:t xml:space="preserve"> that allows you to filter displayed content by one or more tag code(s). The parameter must be set as an array, e.g. tags: ['tagcode1','tagcode2']. </w:t>
      </w:r>
    </w:p>
    <w:p w14:paraId="707BBD16" w14:textId="77777777" w:rsidR="00927161" w:rsidRPr="0001564F" w:rsidRDefault="00927161" w:rsidP="00927161">
      <w:pPr>
        <w:pStyle w:val="NoSpacing"/>
      </w:pPr>
    </w:p>
    <w:p w14:paraId="05552667" w14:textId="77777777" w:rsidR="00927161" w:rsidRPr="0001564F" w:rsidRDefault="00927161" w:rsidP="00927161">
      <w:pPr>
        <w:rPr>
          <w:rFonts w:ascii="Times Roman" w:hAnsi="Times Roman" w:cs="Times Roman"/>
          <w:color w:val="auto"/>
          <w:sz w:val="24"/>
          <w:szCs w:val="24"/>
        </w:rPr>
      </w:pPr>
      <w:r w:rsidRPr="0001564F">
        <w:rPr>
          <w:color w:val="auto"/>
        </w:rPr>
        <w:t xml:space="preserve">The </w:t>
      </w:r>
      <w:proofErr w:type="spellStart"/>
      <w:r w:rsidRPr="0001564F">
        <w:rPr>
          <w:color w:val="auto"/>
        </w:rPr>
        <w:t>onFinish</w:t>
      </w:r>
      <w:proofErr w:type="spellEnd"/>
      <w:r w:rsidRPr="0001564F">
        <w:rPr>
          <w:color w:val="auto"/>
        </w:rPr>
        <w:t xml:space="preserve"> attribute</w:t>
      </w:r>
      <w:r w:rsidRPr="0001564F">
        <w:rPr>
          <w:rFonts w:ascii="Times Roman" w:hAnsi="Times Roman" w:cs="Times Roman"/>
          <w:color w:val="auto"/>
        </w:rPr>
        <w:t xml:space="preserve"> </w:t>
      </w:r>
      <w:r w:rsidRPr="0001564F">
        <w:rPr>
          <w:color w:val="auto"/>
        </w:rPr>
        <w:t xml:space="preserve">is an optional property within </w:t>
      </w:r>
      <w:proofErr w:type="spellStart"/>
      <w:r w:rsidRPr="0001564F">
        <w:rPr>
          <w:color w:val="auto"/>
        </w:rPr>
        <w:t>turnToConfig</w:t>
      </w:r>
      <w:proofErr w:type="spellEnd"/>
      <w:r w:rsidRPr="0001564F">
        <w:rPr>
          <w:color w:val="auto"/>
        </w:rPr>
        <w:t xml:space="preserve"> that can be used to trigger an event record in your analytics package after the widget has finished loading. </w:t>
      </w:r>
    </w:p>
    <w:p w14:paraId="69EC431A" w14:textId="77777777" w:rsidR="00D05965" w:rsidRDefault="00D05965" w:rsidP="00467121"/>
    <w:p w14:paraId="79338422" w14:textId="77777777" w:rsidR="00135977" w:rsidRDefault="0001564F" w:rsidP="0001564F">
      <w:pPr>
        <w:rPr>
          <w:color w:val="auto"/>
        </w:rPr>
      </w:pPr>
      <w:r w:rsidRPr="00DB5D6F">
        <w:rPr>
          <w:color w:val="auto"/>
        </w:rPr>
        <w:t xml:space="preserve">The widget div must then be placed </w:t>
      </w:r>
      <w:r>
        <w:rPr>
          <w:color w:val="auto"/>
        </w:rPr>
        <w:t xml:space="preserve">anywhere you would like it. </w:t>
      </w:r>
    </w:p>
    <w:p w14:paraId="4CFDA2FD" w14:textId="77777777" w:rsidR="00135977" w:rsidRDefault="00135977" w:rsidP="0001564F">
      <w:pPr>
        <w:rPr>
          <w:color w:val="auto"/>
        </w:rPr>
      </w:pPr>
    </w:p>
    <w:p w14:paraId="463FA957" w14:textId="39628F97" w:rsidR="0001564F" w:rsidRPr="00135977" w:rsidRDefault="00135977" w:rsidP="0001564F">
      <w:pPr>
        <w:rPr>
          <w:b/>
          <w:color w:val="auto"/>
        </w:rPr>
      </w:pPr>
      <w:r w:rsidRPr="00135977">
        <w:rPr>
          <w:b/>
          <w:color w:val="auto"/>
        </w:rPr>
        <w:t xml:space="preserve">NOTE: </w:t>
      </w:r>
      <w:r w:rsidR="0001564F" w:rsidRPr="00135977">
        <w:rPr>
          <w:b/>
          <w:color w:val="auto"/>
        </w:rPr>
        <w:t xml:space="preserve">By default the div is not placed anywhere out of the box, but it is contained within the </w:t>
      </w:r>
      <w:proofErr w:type="spellStart"/>
      <w:r w:rsidR="0001564F" w:rsidRPr="00135977">
        <w:rPr>
          <w:b/>
          <w:i/>
          <w:color w:val="auto"/>
        </w:rPr>
        <w:t>turntotopcomment.isml</w:t>
      </w:r>
      <w:proofErr w:type="spellEnd"/>
      <w:r w:rsidR="0001564F" w:rsidRPr="00135977">
        <w:rPr>
          <w:b/>
          <w:color w:val="auto"/>
        </w:rPr>
        <w:t xml:space="preserve"> template.</w:t>
      </w:r>
    </w:p>
    <w:p w14:paraId="135053C3" w14:textId="77777777" w:rsidR="0001564F" w:rsidRPr="00804054" w:rsidRDefault="0001564F" w:rsidP="0001564F">
      <w:pPr>
        <w:pStyle w:val="NoSpacing"/>
      </w:pPr>
    </w:p>
    <w:p w14:paraId="2F1B3D56" w14:textId="189CB996" w:rsidR="00AC33AE" w:rsidRPr="00467121" w:rsidRDefault="00AC33AE" w:rsidP="00AC33AE">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-top-comment” data-</w:t>
      </w:r>
      <w:proofErr w:type="spellStart"/>
      <w:r>
        <w:rPr>
          <w:color w:val="auto"/>
          <w:sz w:val="24"/>
          <w:szCs w:val="24"/>
        </w:rPr>
        <w:t>ttsku</w:t>
      </w:r>
      <w:proofErr w:type="spellEnd"/>
      <w:r>
        <w:rPr>
          <w:color w:val="auto"/>
          <w:sz w:val="24"/>
          <w:szCs w:val="24"/>
        </w:rPr>
        <w:t>=”YOUR SKU GOES HERE”&gt;&lt;/div&gt;</w:t>
      </w:r>
    </w:p>
    <w:p w14:paraId="5F2780A3" w14:textId="77777777" w:rsidR="00332169" w:rsidRDefault="00332169" w:rsidP="00467121"/>
    <w:p w14:paraId="23CC33A9" w14:textId="02DE0322" w:rsidR="00292A4F" w:rsidRDefault="00292A4F" w:rsidP="00292A4F">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A2AECA5" w14:textId="77777777" w:rsidR="00292A4F" w:rsidRDefault="00292A4F" w:rsidP="00292A4F">
      <w:pPr>
        <w:pStyle w:val="NoSpacing"/>
      </w:pPr>
    </w:p>
    <w:p w14:paraId="7BC53FBF" w14:textId="05DCDB6C" w:rsidR="00292A4F" w:rsidRPr="00292A4F" w:rsidRDefault="00292A4F" w:rsidP="00292A4F">
      <w:pPr>
        <w:rPr>
          <w:b/>
        </w:rPr>
      </w:pPr>
      <w:r w:rsidRPr="00292A4F">
        <w:rPr>
          <w:b/>
        </w:rPr>
        <w:t xml:space="preserve">NOTE: </w:t>
      </w:r>
      <w:r>
        <w:rPr>
          <w:b/>
        </w:rPr>
        <w:t>the widget refresh logic</w:t>
      </w:r>
      <w:r w:rsidRPr="00292A4F">
        <w:rPr>
          <w:b/>
        </w:rPr>
        <w:t xml:space="preserve"> is not added out of the box</w:t>
      </w:r>
    </w:p>
    <w:p w14:paraId="20667CBC" w14:textId="77777777" w:rsidR="00292A4F" w:rsidRDefault="00292A4F" w:rsidP="00292A4F">
      <w:pPr>
        <w:pStyle w:val="NoSpacing"/>
      </w:pPr>
    </w:p>
    <w:p w14:paraId="2B2D45DD" w14:textId="04DA784F" w:rsidR="00292A4F" w:rsidRPr="00292A4F" w:rsidRDefault="00292A4F" w:rsidP="00292A4F">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spellStart"/>
      <w:proofErr w:type="gramStart"/>
      <w:r>
        <w:rPr>
          <w:color w:val="auto"/>
          <w:sz w:val="24"/>
          <w:szCs w:val="24"/>
        </w:rPr>
        <w:t>TurnToCmd</w:t>
      </w:r>
      <w:proofErr w:type="spellEnd"/>
      <w:r>
        <w:rPr>
          <w:color w:val="auto"/>
          <w:sz w:val="24"/>
          <w:szCs w:val="24"/>
        </w:rPr>
        <w:t>(</w:t>
      </w:r>
      <w:proofErr w:type="gramEnd"/>
      <w:r>
        <w:rPr>
          <w:color w:val="auto"/>
          <w:sz w:val="24"/>
          <w:szCs w:val="24"/>
        </w:rPr>
        <w:t>‘</w:t>
      </w:r>
      <w:proofErr w:type="spellStart"/>
      <w:r>
        <w:rPr>
          <w:color w:val="auto"/>
          <w:sz w:val="24"/>
          <w:szCs w:val="24"/>
        </w:rPr>
        <w:t>topComments.process</w:t>
      </w:r>
      <w:proofErr w:type="spellEnd"/>
      <w:r>
        <w:rPr>
          <w:color w:val="auto"/>
          <w:sz w:val="24"/>
          <w:szCs w:val="24"/>
        </w:rPr>
        <w:t>’)</w:t>
      </w:r>
    </w:p>
    <w:p w14:paraId="4C461968" w14:textId="77777777" w:rsidR="00292A4F" w:rsidRDefault="00292A4F" w:rsidP="00292A4F">
      <w:pPr>
        <w:widowControl w:val="0"/>
        <w:autoSpaceDE w:val="0"/>
        <w:autoSpaceDN w:val="0"/>
        <w:adjustRightInd w:val="0"/>
        <w:spacing w:after="240" w:line="340" w:lineRule="atLeast"/>
        <w:rPr>
          <w:rFonts w:ascii="Arial" w:hAnsi="Arial" w:cs="Arial"/>
          <w:color w:val="000000"/>
          <w:sz w:val="29"/>
          <w:szCs w:val="29"/>
        </w:rPr>
      </w:pPr>
    </w:p>
    <w:p w14:paraId="097ECF99" w14:textId="38499927" w:rsidR="00332169" w:rsidRDefault="00292A4F" w:rsidP="00292A4F">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7A8535FF" w14:textId="77777777" w:rsidR="00292A4F" w:rsidRPr="00292A4F" w:rsidRDefault="00292A4F" w:rsidP="00292A4F">
      <w:pPr>
        <w:pStyle w:val="NoSpacing"/>
      </w:pPr>
    </w:p>
    <w:p w14:paraId="6D15B409" w14:textId="77777777" w:rsidR="004E06EE" w:rsidRPr="00467121" w:rsidRDefault="004E06EE" w:rsidP="004E06EE">
      <w:pPr>
        <w:pStyle w:val="Heading5"/>
      </w:pPr>
      <w:r>
        <w:t>Advanced Configuration Options</w:t>
      </w:r>
    </w:p>
    <w:p w14:paraId="74A89E13" w14:textId="77777777" w:rsidR="004E06EE" w:rsidRDefault="004E06EE" w:rsidP="004E06EE">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60EEE703" w14:textId="77777777" w:rsidR="00332169" w:rsidRDefault="00332169" w:rsidP="0046712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C53F3A" w14:paraId="1BFC4FBA" w14:textId="77777777" w:rsidTr="00C53F3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45DA05"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99A5A"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3352CE"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C53F3A" w14:paraId="5AF28605"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8B507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9A9A0E" w14:textId="7CA5B9DD"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tt</w:t>
            </w:r>
            <w:proofErr w:type="spellEnd"/>
            <w:r>
              <w:rPr>
                <w:rFonts w:ascii="Arial" w:hAnsi="Arial" w:cs="Arial"/>
                <w:color w:val="000000"/>
                <w:sz w:val="29"/>
                <w:szCs w:val="29"/>
              </w:rPr>
              <w:t xml:space="preserve">-top-comment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14E71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C53F3A" w14:paraId="2A58B7DF"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0C42C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AF21C"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D6F4E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title is set to ‘Why:’: </w:t>
            </w:r>
          </w:p>
          <w:p w14:paraId="407D84B4" w14:textId="77777777" w:rsidR="00C53F3A" w:rsidRDefault="00C53F3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C53F3A" w14:paraId="290B3C39"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92AE9E"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includeSyndicated</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41BD9D"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FE2F"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should display within the widget </w:t>
            </w:r>
          </w:p>
        </w:tc>
      </w:tr>
      <w:tr w:rsidR="00C53F3A" w14:paraId="5E18D3F9" w14:textId="77777777" w:rsidTr="00C53F3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1226CF"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minCharacterCount</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678D57"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A6410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C53F3A" w14:paraId="67738CE2" w14:textId="77777777" w:rsidTr="00C53F3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88E70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minWordCount</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13BCC8"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3DF1D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C53F3A" w14:paraId="6481B06A" w14:textId="77777777" w:rsidTr="00C53F3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F0BAC1"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truncateLength</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39533B"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3AE575"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w:t>
            </w:r>
            <w:proofErr w:type="gramStart"/>
            <w:r>
              <w:rPr>
                <w:rFonts w:ascii="Arial" w:hAnsi="Arial" w:cs="Arial"/>
                <w:color w:val="000000"/>
                <w:sz w:val="29"/>
                <w:szCs w:val="29"/>
              </w:rPr>
              <w:t>ends</w:t>
            </w:r>
            <w:proofErr w:type="gramEnd"/>
            <w:r>
              <w:rPr>
                <w:rFonts w:ascii="Arial" w:hAnsi="Arial" w:cs="Arial"/>
                <w:color w:val="000000"/>
                <w:sz w:val="29"/>
                <w:szCs w:val="29"/>
              </w:rPr>
              <w:t xml:space="preserve"> with ellipsis (...) </w:t>
            </w:r>
          </w:p>
        </w:tc>
      </w:tr>
      <w:tr w:rsidR="00C53F3A" w14:paraId="3678BCEA" w14:textId="77777777" w:rsidTr="00C53F3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9B68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truncateAllowance</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BC926B"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49D4E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w:t>
            </w:r>
            <w:proofErr w:type="spellStart"/>
            <w:r>
              <w:rPr>
                <w:rFonts w:ascii="Arial" w:hAnsi="Arial" w:cs="Arial"/>
                <w:color w:val="000000"/>
                <w:sz w:val="29"/>
                <w:szCs w:val="29"/>
              </w:rPr>
              <w:t>truncateLength</w:t>
            </w:r>
            <w:proofErr w:type="spellEnd"/>
            <w:r>
              <w:rPr>
                <w:rFonts w:ascii="Arial" w:hAnsi="Arial" w:cs="Arial"/>
                <w:color w:val="000000"/>
                <w:sz w:val="29"/>
                <w:szCs w:val="29"/>
              </w:rPr>
              <w:t xml:space="preserve"> and </w:t>
            </w:r>
            <w:proofErr w:type="spellStart"/>
            <w:r>
              <w:rPr>
                <w:rFonts w:ascii="Arial" w:hAnsi="Arial" w:cs="Arial"/>
                <w:color w:val="000000"/>
                <w:sz w:val="29"/>
                <w:szCs w:val="29"/>
              </w:rPr>
              <w:t>truncateAllowance</w:t>
            </w:r>
            <w:proofErr w:type="spellEnd"/>
            <w:r>
              <w:rPr>
                <w:rFonts w:ascii="Arial" w:hAnsi="Arial" w:cs="Arial"/>
                <w:color w:val="000000"/>
                <w:sz w:val="29"/>
                <w:szCs w:val="29"/>
              </w:rPr>
              <w:t xml:space="preserve">, then the full comment is displayed and it will not be truncated </w:t>
            </w:r>
          </w:p>
        </w:tc>
      </w:tr>
    </w:tbl>
    <w:p w14:paraId="48215467" w14:textId="77777777" w:rsidR="00332169" w:rsidRDefault="00332169" w:rsidP="00467121"/>
    <w:p w14:paraId="41AFC5FD" w14:textId="77777777" w:rsidR="00332169" w:rsidRDefault="00332169" w:rsidP="00467121"/>
    <w:p w14:paraId="0F4B5B32" w14:textId="77777777" w:rsidR="00332169" w:rsidRDefault="00332169" w:rsidP="00467121"/>
    <w:p w14:paraId="58F6504C" w14:textId="77777777" w:rsidR="00332169" w:rsidRDefault="00332169" w:rsidP="00467121"/>
    <w:p w14:paraId="7C736A38" w14:textId="77777777" w:rsidR="00332169" w:rsidRDefault="00332169" w:rsidP="00645088">
      <w:pPr>
        <w:pStyle w:val="NoSpacing"/>
      </w:pPr>
    </w:p>
    <w:p w14:paraId="72BED4C9" w14:textId="77777777" w:rsidR="00332169" w:rsidRDefault="00332169" w:rsidP="00645088">
      <w:pPr>
        <w:pStyle w:val="NoSpacing"/>
      </w:pPr>
    </w:p>
    <w:p w14:paraId="1DF61955" w14:textId="77777777" w:rsidR="00332169" w:rsidRDefault="00332169" w:rsidP="00645088">
      <w:pPr>
        <w:pStyle w:val="NoSpacing"/>
      </w:pPr>
    </w:p>
    <w:p w14:paraId="0536A487" w14:textId="77777777" w:rsidR="00332169" w:rsidRDefault="00332169" w:rsidP="00645088">
      <w:pPr>
        <w:pStyle w:val="NoSpacing"/>
      </w:pPr>
    </w:p>
    <w:p w14:paraId="7EC72235" w14:textId="24F854F4" w:rsidR="00AA74B7" w:rsidRDefault="00AA74B7" w:rsidP="00A4011C">
      <w:pPr>
        <w:pStyle w:val="Heading2"/>
      </w:pPr>
      <w:bookmarkStart w:id="210" w:name="_Toc414521712"/>
      <w:r>
        <w:t>Testing Use Cases</w:t>
      </w:r>
      <w:bookmarkEnd w:id="210"/>
    </w:p>
    <w:p w14:paraId="132A5FE5" w14:textId="120019E5" w:rsidR="009E6E06" w:rsidRDefault="009E6E06" w:rsidP="009E6E06"/>
    <w:p w14:paraId="5BAD9860" w14:textId="0731B54A" w:rsidR="009E6E06" w:rsidRPr="007D182D" w:rsidRDefault="009E6E06" w:rsidP="009E6E06">
      <w:pPr>
        <w:rPr>
          <w:b/>
        </w:rPr>
      </w:pPr>
      <w:r w:rsidRPr="007D182D">
        <w:rPr>
          <w:b/>
        </w:rPr>
        <w:t xml:space="preserve">IMPORTANT NOTE: Features are enabled via the </w:t>
      </w:r>
      <w:proofErr w:type="spellStart"/>
      <w:r w:rsidRPr="007D182D">
        <w:rPr>
          <w:b/>
        </w:rPr>
        <w:t>TurnTo</w:t>
      </w:r>
      <w:proofErr w:type="spellEnd"/>
      <w:r w:rsidRPr="007D182D">
        <w:rPr>
          <w:b/>
        </w:rPr>
        <w:t xml:space="preserve"> dashboard and not site preferences as in v4.3 and older. Please refer to your </w:t>
      </w:r>
      <w:proofErr w:type="spellStart"/>
      <w:r w:rsidRPr="007D182D">
        <w:rPr>
          <w:b/>
        </w:rPr>
        <w:t>TurnTo</w:t>
      </w:r>
      <w:proofErr w:type="spellEnd"/>
      <w:r w:rsidRPr="007D182D">
        <w:rPr>
          <w:b/>
        </w:rPr>
        <w:t xml:space="preserve"> </w:t>
      </w:r>
      <w:r w:rsidR="00F114EA" w:rsidRPr="007D182D">
        <w:rPr>
          <w:b/>
        </w:rPr>
        <w:t>contact to enable these features.</w:t>
      </w:r>
    </w:p>
    <w:p w14:paraId="0D288EC2" w14:textId="77777777" w:rsidR="009E6E06" w:rsidRPr="009E6E06" w:rsidRDefault="009E6E06" w:rsidP="009E6E06">
      <w:pPr>
        <w:pStyle w:val="NoSpacing"/>
      </w:pPr>
    </w:p>
    <w:p w14:paraId="38785A71" w14:textId="77777777" w:rsidR="00AA74B7" w:rsidRDefault="00AA74B7" w:rsidP="00AA74B7">
      <w:pPr>
        <w:pStyle w:val="NoSpacing"/>
      </w:pPr>
    </w:p>
    <w:p w14:paraId="4BC1CED1" w14:textId="412A0730" w:rsidR="00414301" w:rsidRDefault="00AA74B7" w:rsidP="00004C7E">
      <w:pPr>
        <w:pStyle w:val="Heading3"/>
      </w:pPr>
      <w:bookmarkStart w:id="211" w:name="_Toc414521713"/>
      <w:r>
        <w:t>Q&amp;A Testing</w:t>
      </w:r>
      <w:bookmarkEnd w:id="211"/>
    </w:p>
    <w:p w14:paraId="046295FB" w14:textId="77777777" w:rsidR="00004C7E" w:rsidRDefault="00004C7E" w:rsidP="00004C7E"/>
    <w:p w14:paraId="552073FB" w14:textId="5924322F" w:rsidR="00004C7E" w:rsidRPr="007D182D" w:rsidRDefault="00004C7E" w:rsidP="00004C7E">
      <w:pPr>
        <w:rPr>
          <w:b/>
        </w:rPr>
      </w:pPr>
      <w:r w:rsidRPr="007D182D">
        <w:rPr>
          <w:b/>
        </w:rPr>
        <w:t>IMPORTANT NOTE: The reviews summary will only show up if there are reviews or questions on the product SKU.</w:t>
      </w:r>
    </w:p>
    <w:p w14:paraId="72B27023" w14:textId="77777777" w:rsidR="00A65511" w:rsidRDefault="00A65511" w:rsidP="00E7516D">
      <w:pPr>
        <w:rPr>
          <w:rFonts w:asciiTheme="minorHAnsi" w:hAnsiTheme="minorHAnsi"/>
          <w:color w:val="auto"/>
          <w:sz w:val="22"/>
        </w:rPr>
      </w:pPr>
    </w:p>
    <w:p w14:paraId="75660E03" w14:textId="42CC04DE" w:rsidR="00811D74" w:rsidRDefault="00414301" w:rsidP="00DE745D">
      <w:pPr>
        <w:pStyle w:val="ListParagraph"/>
        <w:numPr>
          <w:ilvl w:val="0"/>
          <w:numId w:val="29"/>
        </w:numPr>
      </w:pPr>
      <w:r>
        <w:t>N</w:t>
      </w:r>
      <w:r w:rsidR="00AD4EFD">
        <w:t>avigate to any product page and scroll near the bottom</w:t>
      </w:r>
      <w:r w:rsidR="00584BD0">
        <w:t xml:space="preserve"> </w:t>
      </w:r>
      <w:r w:rsidR="00AD4EFD">
        <w:t>to see the Q&amp;A module working:</w:t>
      </w:r>
    </w:p>
    <w:p w14:paraId="4AFD61A4" w14:textId="77777777" w:rsidR="00CD6BCE" w:rsidRDefault="00CD6BCE" w:rsidP="00AD4EFD">
      <w:pPr>
        <w:pStyle w:val="NoSpacing"/>
      </w:pPr>
    </w:p>
    <w:p w14:paraId="4284DCDC" w14:textId="1A0E6658" w:rsidR="00A65511" w:rsidRPr="00A65511" w:rsidRDefault="00CD6BCE" w:rsidP="00DE745D">
      <w:pPr>
        <w:pStyle w:val="ListParagraph"/>
        <w:numPr>
          <w:ilvl w:val="0"/>
          <w:numId w:val="29"/>
        </w:numPr>
      </w:pPr>
      <w:r>
        <w:t>Refresh the PDP page and see the updated data del</w:t>
      </w:r>
      <w:r w:rsidR="00A65511">
        <w:t xml:space="preserve">ivered dynamically from </w:t>
      </w:r>
      <w:proofErr w:type="spellStart"/>
      <w:r w:rsidR="00A65511">
        <w:t>TurnTo</w:t>
      </w:r>
      <w:proofErr w:type="spellEnd"/>
      <w:r w:rsidR="00A65511">
        <w:t>:</w:t>
      </w:r>
    </w:p>
    <w:p w14:paraId="27E39EB4" w14:textId="1B5EAE16" w:rsidR="00D9240D" w:rsidRDefault="00390EB7" w:rsidP="00D9240D">
      <w:pPr>
        <w:pStyle w:val="NoSpacing"/>
      </w:pPr>
      <w:r>
        <w:rPr>
          <w:noProof/>
        </w:rPr>
        <w:lastRenderedPageBreak/>
        <w:drawing>
          <wp:inline distT="0" distB="0" distL="0" distR="0" wp14:anchorId="0A4CB19C" wp14:editId="2ED3D141">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1DC14633" w14:textId="77777777" w:rsidR="00D9240D" w:rsidRDefault="00D9240D" w:rsidP="00AA74B7">
      <w:pPr>
        <w:pStyle w:val="Heading3"/>
      </w:pPr>
    </w:p>
    <w:p w14:paraId="1A494535" w14:textId="77777777" w:rsidR="00D9240D" w:rsidRDefault="00D9240D" w:rsidP="00D9240D"/>
    <w:p w14:paraId="07F0B31C" w14:textId="77777777" w:rsidR="00D9240D" w:rsidRPr="00D9240D" w:rsidRDefault="00D9240D" w:rsidP="00D9240D">
      <w:pPr>
        <w:pStyle w:val="NoSpacing"/>
      </w:pPr>
    </w:p>
    <w:p w14:paraId="1AAED118" w14:textId="77777777" w:rsidR="00D9240D" w:rsidRDefault="00D9240D" w:rsidP="00AA74B7">
      <w:pPr>
        <w:pStyle w:val="Heading3"/>
      </w:pPr>
    </w:p>
    <w:p w14:paraId="0A1823F3" w14:textId="6BF9AF85" w:rsidR="00AA74B7" w:rsidRDefault="00AA74B7" w:rsidP="00AA74B7">
      <w:pPr>
        <w:pStyle w:val="Heading3"/>
      </w:pPr>
      <w:bookmarkStart w:id="212" w:name="_Toc414521714"/>
      <w:r>
        <w:t>Reviews Testing</w:t>
      </w:r>
      <w:bookmarkEnd w:id="212"/>
    </w:p>
    <w:p w14:paraId="4EDB389F" w14:textId="77777777" w:rsidR="000B6A99" w:rsidRDefault="000B6A99" w:rsidP="000B6A99"/>
    <w:p w14:paraId="1E19F348" w14:textId="34DE2998" w:rsidR="000D3532" w:rsidRPr="007D182D" w:rsidRDefault="00654332" w:rsidP="00654332">
      <w:pPr>
        <w:rPr>
          <w:b/>
        </w:rPr>
      </w:pPr>
      <w:r w:rsidRPr="007D182D">
        <w:rPr>
          <w:b/>
        </w:rPr>
        <w:t>IMPORTANT NOTE: The reviews summary will only show up if there are reviews or questions on the product SKU.</w:t>
      </w:r>
    </w:p>
    <w:p w14:paraId="7A84F758" w14:textId="77777777" w:rsidR="00AD4EFD" w:rsidRDefault="00AD4EFD" w:rsidP="00AA74B7">
      <w:pPr>
        <w:pStyle w:val="NoSpacing"/>
      </w:pPr>
    </w:p>
    <w:p w14:paraId="121EEFF9" w14:textId="48D29448" w:rsidR="00AD4EFD" w:rsidRDefault="00AD4EFD" w:rsidP="00DE745D">
      <w:pPr>
        <w:pStyle w:val="ListParagraph"/>
        <w:numPr>
          <w:ilvl w:val="0"/>
          <w:numId w:val="23"/>
        </w:numPr>
      </w:pPr>
      <w:r>
        <w:t>Navigate to the PDP and observe the teaser and review widget on the PDP:</w:t>
      </w:r>
    </w:p>
    <w:p w14:paraId="09AE6DBF" w14:textId="0C513D3C" w:rsidR="000D3532" w:rsidRDefault="004D2D52" w:rsidP="004D2D52">
      <w:pPr>
        <w:pStyle w:val="NoSpacing"/>
        <w:jc w:val="center"/>
      </w:pPr>
      <w:r>
        <w:rPr>
          <w:noProof/>
        </w:rPr>
        <w:drawing>
          <wp:inline distT="0" distB="0" distL="0" distR="0" wp14:anchorId="5CE9A872" wp14:editId="3F60BB49">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47E8CB78" w14:textId="77777777" w:rsidR="00AD4EFD" w:rsidRDefault="00AD4EFD" w:rsidP="004D2D52">
      <w:pPr>
        <w:pStyle w:val="NoSpacing"/>
        <w:jc w:val="center"/>
      </w:pPr>
    </w:p>
    <w:p w14:paraId="518F7841" w14:textId="7CFDA606" w:rsidR="00AD4EFD" w:rsidRDefault="00AD4EFD" w:rsidP="00AA74B7">
      <w:pPr>
        <w:pStyle w:val="NoSpacing"/>
      </w:pP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65538C9A" w14:textId="77777777" w:rsidR="00793440" w:rsidRDefault="00AD4EFD" w:rsidP="00DE745D">
      <w:pPr>
        <w:pStyle w:val="ListParagraph"/>
        <w:numPr>
          <w:ilvl w:val="0"/>
          <w:numId w:val="23"/>
        </w:numPr>
      </w:pPr>
      <w:r>
        <w:t>Click on Write a Review and populate some data:</w:t>
      </w:r>
    </w:p>
    <w:p w14:paraId="0171469F" w14:textId="77777777" w:rsidR="00793440" w:rsidRDefault="00793440" w:rsidP="00793440">
      <w:pPr>
        <w:pStyle w:val="ListParagraph"/>
      </w:pPr>
    </w:p>
    <w:p w14:paraId="45C56E54" w14:textId="320080D7" w:rsidR="00AD4EFD" w:rsidRDefault="00654332" w:rsidP="00793440">
      <w:pPr>
        <w:pStyle w:val="ListParagraph"/>
        <w:ind w:left="0"/>
        <w:jc w:val="center"/>
      </w:pPr>
      <w:r>
        <w:rPr>
          <w:noProof/>
        </w:rPr>
        <w:drawing>
          <wp:inline distT="0" distB="0" distL="0" distR="0" wp14:anchorId="7DE45C49" wp14:editId="4958DBB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0CDC7F6" w14:textId="77777777" w:rsidR="00654332" w:rsidRDefault="00654332" w:rsidP="00793440">
      <w:pPr>
        <w:pStyle w:val="ListParagraph"/>
        <w:ind w:left="0"/>
        <w:jc w:val="center"/>
      </w:pPr>
    </w:p>
    <w:p w14:paraId="42266169" w14:textId="5FD0EAB5" w:rsidR="00AD4EFD" w:rsidRDefault="00654332" w:rsidP="00DE745D">
      <w:pPr>
        <w:pStyle w:val="ListParagraph"/>
        <w:numPr>
          <w:ilvl w:val="0"/>
          <w:numId w:val="29"/>
        </w:numPr>
      </w:pPr>
      <w:r>
        <w:lastRenderedPageBreak/>
        <w:t xml:space="preserve">After the review has been moderated in the </w:t>
      </w:r>
      <w:proofErr w:type="spellStart"/>
      <w:r>
        <w:t>TurnTo</w:t>
      </w:r>
      <w:proofErr w:type="spellEnd"/>
      <w:r>
        <w:t xml:space="preserve"> dashboard, the review will appear on the PDP.</w:t>
      </w:r>
    </w:p>
    <w:p w14:paraId="108B766D" w14:textId="560D1D45" w:rsidR="00AD4EFD" w:rsidRDefault="00AD4EFD" w:rsidP="00AA74B7">
      <w:pPr>
        <w:pStyle w:val="NoSpacing"/>
      </w:pPr>
    </w:p>
    <w:p w14:paraId="397A3215" w14:textId="16E9B349" w:rsidR="00AD4EFD" w:rsidRDefault="00654332" w:rsidP="00AA74B7">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3F5F681" w14:textId="44FC7480" w:rsidR="00551230" w:rsidRDefault="009E6E06" w:rsidP="00AA74B7">
      <w:pPr>
        <w:pStyle w:val="Heading3"/>
      </w:pPr>
      <w:r>
        <w:t xml:space="preserve"> </w:t>
      </w:r>
    </w:p>
    <w:p w14:paraId="2681ACB2" w14:textId="77777777" w:rsidR="00551230" w:rsidRPr="00551230" w:rsidRDefault="00551230" w:rsidP="00551230"/>
    <w:p w14:paraId="3C08EA17" w14:textId="26970208" w:rsidR="00AA74B7" w:rsidRDefault="00AA74B7" w:rsidP="00AA74B7">
      <w:pPr>
        <w:pStyle w:val="Heading3"/>
      </w:pPr>
      <w:bookmarkStart w:id="213" w:name="_Toc414521715"/>
      <w:r>
        <w:t>Refinements Testing</w:t>
      </w:r>
      <w:bookmarkEnd w:id="213"/>
    </w:p>
    <w:p w14:paraId="28722541" w14:textId="77777777" w:rsidR="00E03322" w:rsidRDefault="00E03322" w:rsidP="00AA74B7">
      <w:pPr>
        <w:pStyle w:val="NoSpacing"/>
        <w:rPr>
          <w:sz w:val="40"/>
          <w:szCs w:val="40"/>
        </w:rPr>
      </w:pPr>
    </w:p>
    <w:p w14:paraId="47083BD9" w14:textId="4F8A3322" w:rsidR="00E03322" w:rsidRPr="00E03322" w:rsidRDefault="0044308C" w:rsidP="00DE745D">
      <w:pPr>
        <w:pStyle w:val="ListParagraph"/>
        <w:numPr>
          <w:ilvl w:val="0"/>
          <w:numId w:val="24"/>
        </w:numPr>
      </w:pPr>
      <w:r>
        <w:t>Follow the guide steps</w:t>
      </w:r>
      <w:r w:rsidR="00E03322">
        <w:t xml:space="preserve"> in “</w:t>
      </w:r>
      <w:r w:rsidR="00E03322" w:rsidRPr="004E6D66">
        <w:t>Configure Average Star Ratings as a Search Refinement</w:t>
      </w:r>
      <w:r w:rsidR="00E03322">
        <w:t xml:space="preserve">” </w:t>
      </w:r>
      <w:r>
        <w:t xml:space="preserve">to enable the </w:t>
      </w:r>
      <w:proofErr w:type="spellStart"/>
      <w:r>
        <w:t>TurnTo</w:t>
      </w:r>
      <w:proofErr w:type="spellEnd"/>
      <w:r>
        <w:t xml:space="preserve"> average rating for desired storefront catalog refinements.</w:t>
      </w:r>
      <w:r w:rsidR="008A6962">
        <w:t xml:space="preserve"> </w:t>
      </w:r>
      <w:r w:rsidR="00E03322" w:rsidRPr="00131DCD">
        <w:t>After</w:t>
      </w:r>
      <w:r w:rsidR="00E03322">
        <w:t xml:space="preserve"> setup you will see the following on search and category results page if one or more product(s) have at least one review.</w:t>
      </w:r>
    </w:p>
    <w:p w14:paraId="3D093DDC" w14:textId="080AAB93" w:rsidR="00AA74B7" w:rsidRDefault="00E03322" w:rsidP="00AA74B7">
      <w:pPr>
        <w:pStyle w:val="NoSpacing"/>
      </w:pPr>
      <w:r>
        <w:rPr>
          <w:noProof/>
        </w:rPr>
        <w:lastRenderedPageBreak/>
        <w:drawing>
          <wp:inline distT="0" distB="0" distL="0" distR="0" wp14:anchorId="452864F9" wp14:editId="67AA36F1">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7E841A0D" w14:textId="77777777" w:rsidR="00E03322" w:rsidRDefault="00E03322" w:rsidP="00AA74B7">
      <w:pPr>
        <w:pStyle w:val="Heading3"/>
      </w:pPr>
    </w:p>
    <w:p w14:paraId="3856F1F7" w14:textId="297F4D7A" w:rsidR="00B22918" w:rsidRDefault="001F7327" w:rsidP="009E6E06">
      <w:pPr>
        <w:pStyle w:val="Heading3"/>
      </w:pPr>
      <w:bookmarkStart w:id="214" w:name="_Toc414521716"/>
      <w:r w:rsidRPr="00C711AE">
        <w:t xml:space="preserve">Checkout </w:t>
      </w:r>
      <w:r w:rsidR="00AA74B7" w:rsidRPr="00C711AE">
        <w:t>Comments</w:t>
      </w:r>
      <w:bookmarkEnd w:id="214"/>
      <w:r w:rsidR="003175E0" w:rsidRPr="00C711AE">
        <w:t xml:space="preserve"> </w:t>
      </w:r>
    </w:p>
    <w:p w14:paraId="5F61354B" w14:textId="77777777" w:rsidR="00B22918" w:rsidRDefault="00B22918" w:rsidP="00AA74B7">
      <w:pPr>
        <w:pStyle w:val="NoSpacing"/>
      </w:pPr>
    </w:p>
    <w:p w14:paraId="0E452747" w14:textId="4583D7E0" w:rsidR="00B22918" w:rsidRDefault="00B22918" w:rsidP="00DE745D">
      <w:pPr>
        <w:pStyle w:val="ListParagraph"/>
        <w:numPr>
          <w:ilvl w:val="0"/>
          <w:numId w:val="25"/>
        </w:numPr>
      </w:pPr>
      <w:r>
        <w:t>Place an order on the storefront and observe the checkout comments module:</w:t>
      </w:r>
    </w:p>
    <w:p w14:paraId="0E008891" w14:textId="7D2049D1" w:rsidR="00B22918" w:rsidRDefault="0088506D" w:rsidP="00AA74B7">
      <w:pPr>
        <w:pStyle w:val="NoSpacing"/>
      </w:pPr>
      <w:r>
        <w:rPr>
          <w:noProof/>
        </w:rPr>
        <w:drawing>
          <wp:inline distT="0" distB="0" distL="0" distR="0" wp14:anchorId="2D8020CE" wp14:editId="43C524C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6DFD84DD" w14:textId="5ABCD63A" w:rsidR="00B22918" w:rsidRDefault="00B22918" w:rsidP="00AA74B7">
      <w:pPr>
        <w:pStyle w:val="NoSpacing"/>
      </w:pPr>
    </w:p>
    <w:p w14:paraId="38B06152" w14:textId="77777777" w:rsidR="00B22918" w:rsidRDefault="00B22918" w:rsidP="00AA74B7">
      <w:pPr>
        <w:pStyle w:val="NoSpacing"/>
      </w:pPr>
    </w:p>
    <w:p w14:paraId="0A244A6B" w14:textId="77777777" w:rsidR="00B22918" w:rsidRDefault="00B22918" w:rsidP="00AA74B7">
      <w:pPr>
        <w:pStyle w:val="NoSpacing"/>
      </w:pPr>
    </w:p>
    <w:p w14:paraId="1ACE2F7B" w14:textId="4C5CEEFD" w:rsidR="00AA74B7" w:rsidRDefault="00D62AE4" w:rsidP="00277533">
      <w:r>
        <w:t xml:space="preserve">To test any of the specific other checkout comment features (category page, </w:t>
      </w:r>
      <w:proofErr w:type="spellStart"/>
      <w:r>
        <w:t>etc</w:t>
      </w:r>
      <w:proofErr w:type="spellEnd"/>
      <w:r>
        <w:t>) see the installation guide above for the necessary criteria.</w:t>
      </w:r>
    </w:p>
    <w:p w14:paraId="7B7B82FC" w14:textId="77777777" w:rsidR="00D62AE4" w:rsidRDefault="00D62AE4" w:rsidP="00AA74B7">
      <w:pPr>
        <w:pStyle w:val="NoSpacing"/>
      </w:pPr>
    </w:p>
    <w:p w14:paraId="078173EE" w14:textId="77777777" w:rsidR="00E94D53" w:rsidRDefault="00E94D53" w:rsidP="00AA74B7">
      <w:pPr>
        <w:pStyle w:val="NoSpacing"/>
      </w:pPr>
    </w:p>
    <w:p w14:paraId="0C4922FE" w14:textId="77777777" w:rsidR="00E94D53" w:rsidRDefault="00E94D53" w:rsidP="00AA74B7">
      <w:pPr>
        <w:pStyle w:val="NoSpacing"/>
      </w:pPr>
    </w:p>
    <w:p w14:paraId="6CD02038" w14:textId="7F9506E9" w:rsidR="00E94D53" w:rsidRDefault="00E94D53" w:rsidP="00E94D53">
      <w:pPr>
        <w:pStyle w:val="Heading3"/>
      </w:pPr>
      <w:bookmarkStart w:id="215" w:name="_Toc414521717"/>
      <w:proofErr w:type="spellStart"/>
      <w:r>
        <w:t>Javascript</w:t>
      </w:r>
      <w:proofErr w:type="spellEnd"/>
      <w:r>
        <w:t xml:space="preserve"> Order Feed Testing</w:t>
      </w:r>
      <w:bookmarkEnd w:id="215"/>
    </w:p>
    <w:p w14:paraId="13370585" w14:textId="77777777" w:rsidR="00E94D53" w:rsidRDefault="00E94D53" w:rsidP="00E94D53"/>
    <w:p w14:paraId="2B009F4F"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6957D04"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69B95979"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w:t>
      </w:r>
      <w:proofErr w:type="spellStart"/>
      <w:r w:rsidRPr="00E94D53">
        <w:rPr>
          <w:rFonts w:ascii="Arial" w:hAnsi="Arial" w:cs="Arial"/>
          <w:color w:val="000000"/>
          <w:sz w:val="29"/>
          <w:szCs w:val="29"/>
        </w:rPr>
        <w:t>TurnTo</w:t>
      </w:r>
      <w:proofErr w:type="spellEnd"/>
      <w:r w:rsidRPr="00E94D53">
        <w:rPr>
          <w:rFonts w:ascii="Arial" w:hAnsi="Arial" w:cs="Arial"/>
          <w:color w:val="000000"/>
          <w:sz w:val="29"/>
          <w:szCs w:val="29"/>
        </w:rPr>
        <w:t xml:space="preserve">: </w:t>
      </w:r>
      <w:proofErr w:type="gramStart"/>
      <w:r w:rsidRPr="00E94D53">
        <w:rPr>
          <w:rFonts w:ascii="Arial" w:hAnsi="Arial" w:cs="Arial"/>
          <w:color w:val="000000"/>
          <w:sz w:val="29"/>
          <w:szCs w:val="29"/>
        </w:rPr>
        <w:t> (</w:t>
      </w:r>
      <w:proofErr w:type="gramEnd"/>
      <w:r w:rsidRPr="00E94D53">
        <w:rPr>
          <w:rFonts w:ascii="Arial" w:hAnsi="Arial" w:cs="Arial"/>
          <w:color w:val="000000"/>
          <w:sz w:val="29"/>
          <w:szCs w:val="29"/>
        </w:rPr>
        <w:t>error) order feed - “.  </w:t>
      </w:r>
    </w:p>
    <w:p w14:paraId="0A6D08A8"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 xml:space="preserve">Search for </w:t>
      </w:r>
      <w:proofErr w:type="spellStart"/>
      <w:r w:rsidRPr="00E94D53">
        <w:rPr>
          <w:rFonts w:ascii="Arial" w:hAnsi="Arial" w:cs="Arial"/>
          <w:color w:val="000000"/>
          <w:sz w:val="29"/>
          <w:szCs w:val="29"/>
        </w:rPr>
        <w:t>ttreqid</w:t>
      </w:r>
      <w:proofErr w:type="spellEnd"/>
      <w:r w:rsidRPr="00E94D53">
        <w:rPr>
          <w:rFonts w:ascii="Arial" w:hAnsi="Arial" w:cs="Arial"/>
          <w:color w:val="000000"/>
          <w:sz w:val="29"/>
          <w:szCs w:val="29"/>
        </w:rPr>
        <w:t xml:space="preserve"> call (example '</w:t>
      </w:r>
      <w:proofErr w:type="spellStart"/>
      <w:r w:rsidRPr="00E94D53">
        <w:rPr>
          <w:rFonts w:ascii="Arial" w:hAnsi="Arial" w:cs="Arial"/>
          <w:color w:val="000000"/>
          <w:sz w:val="29"/>
          <w:szCs w:val="29"/>
        </w:rPr>
        <w:t>en_US</w:t>
      </w:r>
      <w:proofErr w:type="gramStart"/>
      <w:r w:rsidRPr="00E94D53">
        <w:rPr>
          <w:rFonts w:ascii="Arial" w:hAnsi="Arial" w:cs="Arial"/>
          <w:color w:val="000000"/>
          <w:sz w:val="29"/>
          <w:szCs w:val="29"/>
        </w:rPr>
        <w:t>?ttreqid</w:t>
      </w:r>
      <w:proofErr w:type="spellEnd"/>
      <w:proofErr w:type="gramEnd"/>
      <w:r w:rsidRPr="00E94D53">
        <w:rPr>
          <w:rFonts w:ascii="Arial" w:hAnsi="Arial" w:cs="Arial"/>
          <w:color w:val="000000"/>
          <w:sz w:val="29"/>
          <w:szCs w:val="29"/>
        </w:rPr>
        <w:t>=1234...') and click on the 2nd one. The  Request Method should be POST, not OPTIONS.  </w:t>
      </w:r>
    </w:p>
    <w:p w14:paraId="250D5296" w14:textId="13F1CB82"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5EF22DA3" w14:textId="3F4F860A"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 xml:space="preserve">If there are errors in the </w:t>
      </w:r>
      <w:proofErr w:type="spellStart"/>
      <w:r w:rsidRPr="00E94D53">
        <w:rPr>
          <w:rFonts w:ascii="Arial" w:hAnsi="Arial" w:cs="Arial"/>
          <w:color w:val="000000"/>
          <w:sz w:val="29"/>
          <w:szCs w:val="29"/>
        </w:rPr>
        <w:t>Javascript</w:t>
      </w:r>
      <w:proofErr w:type="spellEnd"/>
      <w:r w:rsidRPr="00E94D53">
        <w:rPr>
          <w:rFonts w:ascii="Arial" w:hAnsi="Arial" w:cs="Arial"/>
          <w:color w:val="000000"/>
          <w:sz w:val="29"/>
          <w:szCs w:val="29"/>
        </w:rPr>
        <w:t xml:space="preserve">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w:t>
      </w:r>
      <w:proofErr w:type="spellStart"/>
      <w:r w:rsidRPr="00E94D53">
        <w:rPr>
          <w:rFonts w:ascii="Arial" w:hAnsi="Arial" w:cs="Arial"/>
          <w:color w:val="000000"/>
          <w:sz w:val="29"/>
          <w:szCs w:val="29"/>
        </w:rPr>
        <w:t>TurnTo</w:t>
      </w:r>
      <w:proofErr w:type="spellEnd"/>
      <w:r w:rsidRPr="00E94D53">
        <w:rPr>
          <w:rFonts w:ascii="Arial" w:hAnsi="Arial" w:cs="Arial"/>
          <w:color w:val="000000"/>
          <w:sz w:val="29"/>
          <w:szCs w:val="29"/>
        </w:rPr>
        <w:t xml:space="preserve"> account team at </w:t>
      </w:r>
      <w:proofErr w:type="gramStart"/>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w:t>
      </w:r>
      <w:proofErr w:type="gramEnd"/>
      <w:r w:rsidRPr="00E94D53">
        <w:rPr>
          <w:rFonts w:ascii="Arial" w:hAnsi="Arial" w:cs="Arial"/>
          <w:color w:val="000000"/>
          <w:sz w:val="29"/>
          <w:szCs w:val="29"/>
        </w:rPr>
        <w:t xml:space="preserve"> </w:t>
      </w:r>
    </w:p>
    <w:p w14:paraId="40DB6FF2" w14:textId="77777777" w:rsidR="00E94D53" w:rsidRPr="00E94D53" w:rsidRDefault="00E94D53" w:rsidP="00E94D53">
      <w:pPr>
        <w:pStyle w:val="NoSpacing"/>
      </w:pPr>
    </w:p>
    <w:sectPr w:rsidR="00E94D53" w:rsidRPr="00E94D53" w:rsidSect="008F0A73">
      <w:headerReference w:type="default" r:id="rId55"/>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817D1" w14:textId="77777777" w:rsidR="00C3000D" w:rsidRDefault="00C3000D" w:rsidP="007C51B8">
      <w:r>
        <w:separator/>
      </w:r>
    </w:p>
  </w:endnote>
  <w:endnote w:type="continuationSeparator" w:id="0">
    <w:p w14:paraId="254BDBB7" w14:textId="77777777" w:rsidR="00C3000D" w:rsidRDefault="00C3000D"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000000000000000"/>
    <w:charset w:val="4D"/>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43" w:usb2="00000009" w:usb3="00000000" w:csb0="000001FF" w:csb1="00000000"/>
  </w:font>
  <w:font w:name="Times Roman">
    <w:altName w:val="Times New Roman"/>
    <w:charset w:val="00"/>
    <w:family w:val="auto"/>
    <w:pitch w:val="variable"/>
    <w:sig w:usb0="E00002FF" w:usb1="5000205A" w:usb2="00000000" w:usb3="00000000" w:csb0="0000019F" w:csb1="00000000"/>
  </w:font>
  <w:font w:name="Monaco">
    <w:altName w:val="Courier New"/>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C9954" w14:textId="77777777" w:rsidR="008045B4" w:rsidRDefault="008045B4"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8045B4" w:rsidRDefault="008045B4" w:rsidP="008F0A7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2FE16" w14:textId="77777777" w:rsidR="008045B4" w:rsidRDefault="008045B4"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3B7A">
      <w:rPr>
        <w:rStyle w:val="PageNumber"/>
        <w:noProof/>
      </w:rPr>
      <w:t>31</w:t>
    </w:r>
    <w:r>
      <w:rPr>
        <w:rStyle w:val="PageNumber"/>
      </w:rPr>
      <w:fldChar w:fldCharType="end"/>
    </w:r>
  </w:p>
  <w:p w14:paraId="28363552" w14:textId="77777777" w:rsidR="008045B4" w:rsidRDefault="008045B4" w:rsidP="008F0A7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352EF" w14:textId="77777777" w:rsidR="00C3000D" w:rsidRDefault="00C3000D" w:rsidP="007C51B8">
      <w:r>
        <w:separator/>
      </w:r>
    </w:p>
  </w:footnote>
  <w:footnote w:type="continuationSeparator" w:id="0">
    <w:p w14:paraId="6D315391" w14:textId="77777777" w:rsidR="00C3000D" w:rsidRDefault="00C3000D" w:rsidP="007C51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E4018" w14:textId="40D40E8C" w:rsidR="008045B4" w:rsidRDefault="008045B4">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33EE0EC"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C077B"/>
    <w:multiLevelType w:val="hybridMultilevel"/>
    <w:tmpl w:val="68A8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93E9A"/>
    <w:multiLevelType w:val="hybridMultilevel"/>
    <w:tmpl w:val="D556F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F1B29"/>
    <w:multiLevelType w:val="hybridMultilevel"/>
    <w:tmpl w:val="77B2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5004E"/>
    <w:multiLevelType w:val="hybridMultilevel"/>
    <w:tmpl w:val="E1C2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F96223"/>
    <w:multiLevelType w:val="hybridMultilevel"/>
    <w:tmpl w:val="2CFAF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970A09"/>
    <w:multiLevelType w:val="hybridMultilevel"/>
    <w:tmpl w:val="93DAB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A27B87"/>
    <w:multiLevelType w:val="hybridMultilevel"/>
    <w:tmpl w:val="735AC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32"/>
  </w:num>
  <w:num w:numId="4">
    <w:abstractNumId w:val="11"/>
  </w:num>
  <w:num w:numId="5">
    <w:abstractNumId w:val="39"/>
  </w:num>
  <w:num w:numId="6">
    <w:abstractNumId w:val="15"/>
  </w:num>
  <w:num w:numId="7">
    <w:abstractNumId w:val="38"/>
  </w:num>
  <w:num w:numId="8">
    <w:abstractNumId w:val="20"/>
  </w:num>
  <w:num w:numId="9">
    <w:abstractNumId w:val="5"/>
  </w:num>
  <w:num w:numId="10">
    <w:abstractNumId w:val="22"/>
  </w:num>
  <w:num w:numId="11">
    <w:abstractNumId w:val="9"/>
  </w:num>
  <w:num w:numId="12">
    <w:abstractNumId w:val="13"/>
  </w:num>
  <w:num w:numId="13">
    <w:abstractNumId w:val="36"/>
  </w:num>
  <w:num w:numId="14">
    <w:abstractNumId w:val="27"/>
  </w:num>
  <w:num w:numId="15">
    <w:abstractNumId w:val="19"/>
  </w:num>
  <w:num w:numId="16">
    <w:abstractNumId w:val="30"/>
  </w:num>
  <w:num w:numId="17">
    <w:abstractNumId w:val="37"/>
  </w:num>
  <w:num w:numId="18">
    <w:abstractNumId w:val="34"/>
  </w:num>
  <w:num w:numId="19">
    <w:abstractNumId w:val="23"/>
  </w:num>
  <w:num w:numId="20">
    <w:abstractNumId w:val="40"/>
  </w:num>
  <w:num w:numId="21">
    <w:abstractNumId w:val="12"/>
  </w:num>
  <w:num w:numId="22">
    <w:abstractNumId w:val="29"/>
  </w:num>
  <w:num w:numId="23">
    <w:abstractNumId w:val="16"/>
  </w:num>
  <w:num w:numId="24">
    <w:abstractNumId w:val="33"/>
  </w:num>
  <w:num w:numId="25">
    <w:abstractNumId w:val="3"/>
  </w:num>
  <w:num w:numId="26">
    <w:abstractNumId w:val="35"/>
  </w:num>
  <w:num w:numId="27">
    <w:abstractNumId w:val="7"/>
  </w:num>
  <w:num w:numId="28">
    <w:abstractNumId w:val="6"/>
  </w:num>
  <w:num w:numId="29">
    <w:abstractNumId w:val="26"/>
  </w:num>
  <w:num w:numId="30">
    <w:abstractNumId w:val="21"/>
  </w:num>
  <w:num w:numId="31">
    <w:abstractNumId w:val="10"/>
  </w:num>
  <w:num w:numId="32">
    <w:abstractNumId w:val="28"/>
  </w:num>
  <w:num w:numId="33">
    <w:abstractNumId w:val="24"/>
  </w:num>
  <w:num w:numId="34">
    <w:abstractNumId w:val="25"/>
  </w:num>
  <w:num w:numId="35">
    <w:abstractNumId w:val="0"/>
  </w:num>
  <w:num w:numId="36">
    <w:abstractNumId w:val="17"/>
  </w:num>
  <w:num w:numId="37">
    <w:abstractNumId w:val="18"/>
  </w:num>
  <w:num w:numId="38">
    <w:abstractNumId w:val="1"/>
  </w:num>
  <w:num w:numId="39">
    <w:abstractNumId w:val="2"/>
  </w:num>
  <w:num w:numId="40">
    <w:abstractNumId w:val="4"/>
  </w:num>
  <w:num w:numId="41">
    <w:abstractNumId w:val="8"/>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rson w15:author="Greenwood, Joe">
    <w15:presenceInfo w15:providerId="AD" w15:userId="S-1-5-21-1531082355-734649621-3782574898-3314781"/>
  </w15:person>
  <w15:person w15:author="Greenwood, Joe Joe">
    <w15:presenceInfo w15:providerId="AD" w15:userId="S-1-5-21-1531082355-734649621-3782574898-3314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B8"/>
    <w:rsid w:val="000022B7"/>
    <w:rsid w:val="000032FB"/>
    <w:rsid w:val="00004C7E"/>
    <w:rsid w:val="0001564F"/>
    <w:rsid w:val="000160F4"/>
    <w:rsid w:val="000163D8"/>
    <w:rsid w:val="00016C09"/>
    <w:rsid w:val="00023FD3"/>
    <w:rsid w:val="00033B50"/>
    <w:rsid w:val="00037794"/>
    <w:rsid w:val="00042163"/>
    <w:rsid w:val="00042D93"/>
    <w:rsid w:val="00047EEE"/>
    <w:rsid w:val="00050B05"/>
    <w:rsid w:val="0005446B"/>
    <w:rsid w:val="00055602"/>
    <w:rsid w:val="000679B5"/>
    <w:rsid w:val="000708DE"/>
    <w:rsid w:val="00071D88"/>
    <w:rsid w:val="00074388"/>
    <w:rsid w:val="00074590"/>
    <w:rsid w:val="0008129D"/>
    <w:rsid w:val="0008154F"/>
    <w:rsid w:val="000819DB"/>
    <w:rsid w:val="0008356D"/>
    <w:rsid w:val="000845A8"/>
    <w:rsid w:val="00086306"/>
    <w:rsid w:val="000910CC"/>
    <w:rsid w:val="0009387B"/>
    <w:rsid w:val="00095E3C"/>
    <w:rsid w:val="000A05A8"/>
    <w:rsid w:val="000A202A"/>
    <w:rsid w:val="000A327E"/>
    <w:rsid w:val="000A776F"/>
    <w:rsid w:val="000B6A99"/>
    <w:rsid w:val="000C04CC"/>
    <w:rsid w:val="000C4DE2"/>
    <w:rsid w:val="000C558E"/>
    <w:rsid w:val="000C6130"/>
    <w:rsid w:val="000C7828"/>
    <w:rsid w:val="000C7AD5"/>
    <w:rsid w:val="000D0850"/>
    <w:rsid w:val="000D0FF6"/>
    <w:rsid w:val="000D1205"/>
    <w:rsid w:val="000D3532"/>
    <w:rsid w:val="000D5167"/>
    <w:rsid w:val="000D7524"/>
    <w:rsid w:val="000E24B6"/>
    <w:rsid w:val="000E2548"/>
    <w:rsid w:val="000E2EA2"/>
    <w:rsid w:val="000E34E8"/>
    <w:rsid w:val="000E4AA9"/>
    <w:rsid w:val="000F1768"/>
    <w:rsid w:val="000F2288"/>
    <w:rsid w:val="000F3855"/>
    <w:rsid w:val="000F6F2C"/>
    <w:rsid w:val="001007C9"/>
    <w:rsid w:val="0010186B"/>
    <w:rsid w:val="001037EE"/>
    <w:rsid w:val="00111EB4"/>
    <w:rsid w:val="00115806"/>
    <w:rsid w:val="00115F67"/>
    <w:rsid w:val="001204D5"/>
    <w:rsid w:val="00130A29"/>
    <w:rsid w:val="00131DCD"/>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934B2"/>
    <w:rsid w:val="001A469F"/>
    <w:rsid w:val="001B1A29"/>
    <w:rsid w:val="001B2D4C"/>
    <w:rsid w:val="001B3CF3"/>
    <w:rsid w:val="001B7E92"/>
    <w:rsid w:val="001C1B6F"/>
    <w:rsid w:val="001D4902"/>
    <w:rsid w:val="001D5300"/>
    <w:rsid w:val="001E01DD"/>
    <w:rsid w:val="001E4331"/>
    <w:rsid w:val="001E6A3F"/>
    <w:rsid w:val="001F4977"/>
    <w:rsid w:val="001F7327"/>
    <w:rsid w:val="00200516"/>
    <w:rsid w:val="002024F9"/>
    <w:rsid w:val="00202853"/>
    <w:rsid w:val="00203EE5"/>
    <w:rsid w:val="00204D9E"/>
    <w:rsid w:val="00210F07"/>
    <w:rsid w:val="002128A9"/>
    <w:rsid w:val="00215933"/>
    <w:rsid w:val="0021703D"/>
    <w:rsid w:val="00224E09"/>
    <w:rsid w:val="002321C4"/>
    <w:rsid w:val="00236EAC"/>
    <w:rsid w:val="00240278"/>
    <w:rsid w:val="00242671"/>
    <w:rsid w:val="00244E7B"/>
    <w:rsid w:val="00247D57"/>
    <w:rsid w:val="00250239"/>
    <w:rsid w:val="00250C4E"/>
    <w:rsid w:val="00261DB9"/>
    <w:rsid w:val="00271AD5"/>
    <w:rsid w:val="00273FCB"/>
    <w:rsid w:val="002747D3"/>
    <w:rsid w:val="002762FA"/>
    <w:rsid w:val="00277533"/>
    <w:rsid w:val="00277EA8"/>
    <w:rsid w:val="00280F6B"/>
    <w:rsid w:val="00281BB5"/>
    <w:rsid w:val="00284210"/>
    <w:rsid w:val="00284A97"/>
    <w:rsid w:val="00287703"/>
    <w:rsid w:val="00292A4F"/>
    <w:rsid w:val="00292AE3"/>
    <w:rsid w:val="002B1C72"/>
    <w:rsid w:val="002B3B7A"/>
    <w:rsid w:val="002B65AE"/>
    <w:rsid w:val="002C438B"/>
    <w:rsid w:val="002C6A84"/>
    <w:rsid w:val="002D0614"/>
    <w:rsid w:val="002D1945"/>
    <w:rsid w:val="002D4486"/>
    <w:rsid w:val="002D6D70"/>
    <w:rsid w:val="002D7AB2"/>
    <w:rsid w:val="002E2030"/>
    <w:rsid w:val="002E25F1"/>
    <w:rsid w:val="002E69CD"/>
    <w:rsid w:val="002E6E03"/>
    <w:rsid w:val="002F49A7"/>
    <w:rsid w:val="003006D9"/>
    <w:rsid w:val="00301916"/>
    <w:rsid w:val="00306FC3"/>
    <w:rsid w:val="0031466D"/>
    <w:rsid w:val="003172DA"/>
    <w:rsid w:val="003175E0"/>
    <w:rsid w:val="00332169"/>
    <w:rsid w:val="00335335"/>
    <w:rsid w:val="00336770"/>
    <w:rsid w:val="00340A35"/>
    <w:rsid w:val="00345C99"/>
    <w:rsid w:val="003470D0"/>
    <w:rsid w:val="0035021E"/>
    <w:rsid w:val="0035396F"/>
    <w:rsid w:val="00354634"/>
    <w:rsid w:val="00355177"/>
    <w:rsid w:val="00361183"/>
    <w:rsid w:val="00365AED"/>
    <w:rsid w:val="003678BD"/>
    <w:rsid w:val="00367C20"/>
    <w:rsid w:val="00380E9B"/>
    <w:rsid w:val="00383FAE"/>
    <w:rsid w:val="0038433C"/>
    <w:rsid w:val="0038557D"/>
    <w:rsid w:val="00386A23"/>
    <w:rsid w:val="00390872"/>
    <w:rsid w:val="00390EB7"/>
    <w:rsid w:val="003914F5"/>
    <w:rsid w:val="0039184C"/>
    <w:rsid w:val="00393EFB"/>
    <w:rsid w:val="003A4131"/>
    <w:rsid w:val="003A4E9B"/>
    <w:rsid w:val="003B18A2"/>
    <w:rsid w:val="003B18CB"/>
    <w:rsid w:val="003B2DFB"/>
    <w:rsid w:val="003B2F0E"/>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609"/>
    <w:rsid w:val="00425E0F"/>
    <w:rsid w:val="004269FA"/>
    <w:rsid w:val="00431D81"/>
    <w:rsid w:val="00432E08"/>
    <w:rsid w:val="004341B7"/>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80C31"/>
    <w:rsid w:val="0048151D"/>
    <w:rsid w:val="004853F5"/>
    <w:rsid w:val="004866B0"/>
    <w:rsid w:val="004871B5"/>
    <w:rsid w:val="004950BD"/>
    <w:rsid w:val="004961FF"/>
    <w:rsid w:val="004A0451"/>
    <w:rsid w:val="004A50AB"/>
    <w:rsid w:val="004A548C"/>
    <w:rsid w:val="004A69CC"/>
    <w:rsid w:val="004B20FB"/>
    <w:rsid w:val="004B2CA9"/>
    <w:rsid w:val="004B3430"/>
    <w:rsid w:val="004B6EAD"/>
    <w:rsid w:val="004C0AB1"/>
    <w:rsid w:val="004C14E2"/>
    <w:rsid w:val="004C4004"/>
    <w:rsid w:val="004D2D52"/>
    <w:rsid w:val="004D448C"/>
    <w:rsid w:val="004D512A"/>
    <w:rsid w:val="004D6993"/>
    <w:rsid w:val="004E06EE"/>
    <w:rsid w:val="004E2DDB"/>
    <w:rsid w:val="004E3D70"/>
    <w:rsid w:val="004E6D66"/>
    <w:rsid w:val="004E72B4"/>
    <w:rsid w:val="004F07DB"/>
    <w:rsid w:val="004F4439"/>
    <w:rsid w:val="004F4CEB"/>
    <w:rsid w:val="0050095A"/>
    <w:rsid w:val="00503C18"/>
    <w:rsid w:val="005063BF"/>
    <w:rsid w:val="00513B36"/>
    <w:rsid w:val="005140B0"/>
    <w:rsid w:val="00517D6D"/>
    <w:rsid w:val="005241BD"/>
    <w:rsid w:val="005319EA"/>
    <w:rsid w:val="00532FEB"/>
    <w:rsid w:val="00533436"/>
    <w:rsid w:val="00534974"/>
    <w:rsid w:val="00535E5A"/>
    <w:rsid w:val="00540CC1"/>
    <w:rsid w:val="005422A8"/>
    <w:rsid w:val="00542DB5"/>
    <w:rsid w:val="0054301F"/>
    <w:rsid w:val="005455CD"/>
    <w:rsid w:val="00546C42"/>
    <w:rsid w:val="0054783C"/>
    <w:rsid w:val="00551230"/>
    <w:rsid w:val="00553728"/>
    <w:rsid w:val="005640A2"/>
    <w:rsid w:val="00571AE3"/>
    <w:rsid w:val="00580740"/>
    <w:rsid w:val="00581992"/>
    <w:rsid w:val="00584802"/>
    <w:rsid w:val="00584BD0"/>
    <w:rsid w:val="0058729B"/>
    <w:rsid w:val="00590CAD"/>
    <w:rsid w:val="005928D6"/>
    <w:rsid w:val="005A083C"/>
    <w:rsid w:val="005A2F8A"/>
    <w:rsid w:val="005A629A"/>
    <w:rsid w:val="005A7E7F"/>
    <w:rsid w:val="005C0372"/>
    <w:rsid w:val="005C0811"/>
    <w:rsid w:val="005C6175"/>
    <w:rsid w:val="005C7358"/>
    <w:rsid w:val="005D4C36"/>
    <w:rsid w:val="005D59BC"/>
    <w:rsid w:val="005D657A"/>
    <w:rsid w:val="005E0B7E"/>
    <w:rsid w:val="005E4DC3"/>
    <w:rsid w:val="005E7439"/>
    <w:rsid w:val="005E7AA2"/>
    <w:rsid w:val="005F38B7"/>
    <w:rsid w:val="005F4EF6"/>
    <w:rsid w:val="006020EE"/>
    <w:rsid w:val="00604359"/>
    <w:rsid w:val="00605C1A"/>
    <w:rsid w:val="006101C1"/>
    <w:rsid w:val="00610F63"/>
    <w:rsid w:val="00612BAA"/>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5088"/>
    <w:rsid w:val="00652B5C"/>
    <w:rsid w:val="00652D52"/>
    <w:rsid w:val="00653C94"/>
    <w:rsid w:val="00654131"/>
    <w:rsid w:val="00654332"/>
    <w:rsid w:val="00654D8D"/>
    <w:rsid w:val="0066020E"/>
    <w:rsid w:val="00663B23"/>
    <w:rsid w:val="00666A31"/>
    <w:rsid w:val="0067149F"/>
    <w:rsid w:val="00675078"/>
    <w:rsid w:val="006811D3"/>
    <w:rsid w:val="006816DA"/>
    <w:rsid w:val="006825DA"/>
    <w:rsid w:val="00682F32"/>
    <w:rsid w:val="00692B01"/>
    <w:rsid w:val="00693863"/>
    <w:rsid w:val="00696988"/>
    <w:rsid w:val="006A19B1"/>
    <w:rsid w:val="006A217C"/>
    <w:rsid w:val="006A4A29"/>
    <w:rsid w:val="006A744E"/>
    <w:rsid w:val="006A7D89"/>
    <w:rsid w:val="006B303A"/>
    <w:rsid w:val="006C0687"/>
    <w:rsid w:val="006C0702"/>
    <w:rsid w:val="006C24EF"/>
    <w:rsid w:val="006C2EBF"/>
    <w:rsid w:val="006D1B5D"/>
    <w:rsid w:val="006D1FDF"/>
    <w:rsid w:val="006D5E11"/>
    <w:rsid w:val="006D6779"/>
    <w:rsid w:val="006D7E72"/>
    <w:rsid w:val="006E2AC3"/>
    <w:rsid w:val="006E5F1F"/>
    <w:rsid w:val="006F0208"/>
    <w:rsid w:val="006F09B7"/>
    <w:rsid w:val="006F2673"/>
    <w:rsid w:val="006F6FB3"/>
    <w:rsid w:val="00702B1A"/>
    <w:rsid w:val="007224AA"/>
    <w:rsid w:val="00724930"/>
    <w:rsid w:val="00727027"/>
    <w:rsid w:val="00732FFB"/>
    <w:rsid w:val="0073326C"/>
    <w:rsid w:val="00747E90"/>
    <w:rsid w:val="00751D27"/>
    <w:rsid w:val="007538DE"/>
    <w:rsid w:val="0075400B"/>
    <w:rsid w:val="00754D8D"/>
    <w:rsid w:val="0075729B"/>
    <w:rsid w:val="00757974"/>
    <w:rsid w:val="00764139"/>
    <w:rsid w:val="0076540A"/>
    <w:rsid w:val="0077364C"/>
    <w:rsid w:val="00780756"/>
    <w:rsid w:val="00782A85"/>
    <w:rsid w:val="00786FAD"/>
    <w:rsid w:val="007904CE"/>
    <w:rsid w:val="0079230D"/>
    <w:rsid w:val="00793440"/>
    <w:rsid w:val="007B3F67"/>
    <w:rsid w:val="007B7BE2"/>
    <w:rsid w:val="007C2EFC"/>
    <w:rsid w:val="007C3955"/>
    <w:rsid w:val="007C3EE0"/>
    <w:rsid w:val="007C51B8"/>
    <w:rsid w:val="007C6680"/>
    <w:rsid w:val="007D1551"/>
    <w:rsid w:val="007D182D"/>
    <w:rsid w:val="007D5655"/>
    <w:rsid w:val="007D6087"/>
    <w:rsid w:val="007E436E"/>
    <w:rsid w:val="007E4793"/>
    <w:rsid w:val="007E510C"/>
    <w:rsid w:val="007E54C0"/>
    <w:rsid w:val="007E66D0"/>
    <w:rsid w:val="007E69F3"/>
    <w:rsid w:val="007E6E10"/>
    <w:rsid w:val="007F0468"/>
    <w:rsid w:val="007F2196"/>
    <w:rsid w:val="00803AF2"/>
    <w:rsid w:val="00804054"/>
    <w:rsid w:val="008045B4"/>
    <w:rsid w:val="008063A3"/>
    <w:rsid w:val="00810CA4"/>
    <w:rsid w:val="00811D74"/>
    <w:rsid w:val="00813CC3"/>
    <w:rsid w:val="00815BA6"/>
    <w:rsid w:val="008249C8"/>
    <w:rsid w:val="00825F9A"/>
    <w:rsid w:val="00826C00"/>
    <w:rsid w:val="00827C97"/>
    <w:rsid w:val="008330E9"/>
    <w:rsid w:val="00833CAA"/>
    <w:rsid w:val="008366F2"/>
    <w:rsid w:val="00837708"/>
    <w:rsid w:val="00842BC4"/>
    <w:rsid w:val="00845C4A"/>
    <w:rsid w:val="008506C3"/>
    <w:rsid w:val="00860243"/>
    <w:rsid w:val="0086312E"/>
    <w:rsid w:val="008642A2"/>
    <w:rsid w:val="00870796"/>
    <w:rsid w:val="00872AA6"/>
    <w:rsid w:val="0087561D"/>
    <w:rsid w:val="008805D7"/>
    <w:rsid w:val="0088506D"/>
    <w:rsid w:val="00893AA1"/>
    <w:rsid w:val="008962A7"/>
    <w:rsid w:val="0089735E"/>
    <w:rsid w:val="008A43E3"/>
    <w:rsid w:val="008A46C1"/>
    <w:rsid w:val="008A6962"/>
    <w:rsid w:val="008A6C65"/>
    <w:rsid w:val="008A7392"/>
    <w:rsid w:val="008B2F53"/>
    <w:rsid w:val="008B3F13"/>
    <w:rsid w:val="008B5F2D"/>
    <w:rsid w:val="008B6872"/>
    <w:rsid w:val="008C1B36"/>
    <w:rsid w:val="008C29D9"/>
    <w:rsid w:val="008C444B"/>
    <w:rsid w:val="008C56B1"/>
    <w:rsid w:val="008D0FDC"/>
    <w:rsid w:val="008D28CF"/>
    <w:rsid w:val="008D5B5A"/>
    <w:rsid w:val="008F0A73"/>
    <w:rsid w:val="008F6C2B"/>
    <w:rsid w:val="0090267D"/>
    <w:rsid w:val="0090396D"/>
    <w:rsid w:val="00903E23"/>
    <w:rsid w:val="00913A56"/>
    <w:rsid w:val="00915C48"/>
    <w:rsid w:val="00927161"/>
    <w:rsid w:val="00927D2B"/>
    <w:rsid w:val="00935F91"/>
    <w:rsid w:val="009403A7"/>
    <w:rsid w:val="009413B2"/>
    <w:rsid w:val="00941EDF"/>
    <w:rsid w:val="00944004"/>
    <w:rsid w:val="009464D2"/>
    <w:rsid w:val="0094742F"/>
    <w:rsid w:val="00952331"/>
    <w:rsid w:val="00953284"/>
    <w:rsid w:val="00955E82"/>
    <w:rsid w:val="009566A8"/>
    <w:rsid w:val="0095709B"/>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C71D6"/>
    <w:rsid w:val="009D1278"/>
    <w:rsid w:val="009D6BBD"/>
    <w:rsid w:val="009E0A0A"/>
    <w:rsid w:val="009E6E06"/>
    <w:rsid w:val="009E7451"/>
    <w:rsid w:val="009F0B35"/>
    <w:rsid w:val="009F48C2"/>
    <w:rsid w:val="00A0712C"/>
    <w:rsid w:val="00A11B19"/>
    <w:rsid w:val="00A20DE9"/>
    <w:rsid w:val="00A2187D"/>
    <w:rsid w:val="00A21A09"/>
    <w:rsid w:val="00A262C9"/>
    <w:rsid w:val="00A27CAF"/>
    <w:rsid w:val="00A30756"/>
    <w:rsid w:val="00A33BA4"/>
    <w:rsid w:val="00A4011C"/>
    <w:rsid w:val="00A4490F"/>
    <w:rsid w:val="00A50601"/>
    <w:rsid w:val="00A51D95"/>
    <w:rsid w:val="00A540B0"/>
    <w:rsid w:val="00A55154"/>
    <w:rsid w:val="00A61FBE"/>
    <w:rsid w:val="00A627F8"/>
    <w:rsid w:val="00A63992"/>
    <w:rsid w:val="00A639CF"/>
    <w:rsid w:val="00A65511"/>
    <w:rsid w:val="00A65927"/>
    <w:rsid w:val="00A82033"/>
    <w:rsid w:val="00A92688"/>
    <w:rsid w:val="00A943B6"/>
    <w:rsid w:val="00A9532C"/>
    <w:rsid w:val="00A9651B"/>
    <w:rsid w:val="00AA44D5"/>
    <w:rsid w:val="00AA6274"/>
    <w:rsid w:val="00AA74B7"/>
    <w:rsid w:val="00AB1568"/>
    <w:rsid w:val="00AB2833"/>
    <w:rsid w:val="00AB7634"/>
    <w:rsid w:val="00AC0F79"/>
    <w:rsid w:val="00AC33AE"/>
    <w:rsid w:val="00AC46AC"/>
    <w:rsid w:val="00AC720E"/>
    <w:rsid w:val="00AD0CC5"/>
    <w:rsid w:val="00AD22AD"/>
    <w:rsid w:val="00AD2B5A"/>
    <w:rsid w:val="00AD442D"/>
    <w:rsid w:val="00AD4EFD"/>
    <w:rsid w:val="00AD7F9B"/>
    <w:rsid w:val="00AE438D"/>
    <w:rsid w:val="00AE457A"/>
    <w:rsid w:val="00AE5C76"/>
    <w:rsid w:val="00AF57AF"/>
    <w:rsid w:val="00B00E63"/>
    <w:rsid w:val="00B010A7"/>
    <w:rsid w:val="00B03D68"/>
    <w:rsid w:val="00B04842"/>
    <w:rsid w:val="00B049DC"/>
    <w:rsid w:val="00B10C81"/>
    <w:rsid w:val="00B11618"/>
    <w:rsid w:val="00B15E80"/>
    <w:rsid w:val="00B16E37"/>
    <w:rsid w:val="00B20FF1"/>
    <w:rsid w:val="00B21822"/>
    <w:rsid w:val="00B227FC"/>
    <w:rsid w:val="00B22918"/>
    <w:rsid w:val="00B2511D"/>
    <w:rsid w:val="00B27784"/>
    <w:rsid w:val="00B27ED5"/>
    <w:rsid w:val="00B37D70"/>
    <w:rsid w:val="00B41F75"/>
    <w:rsid w:val="00B43131"/>
    <w:rsid w:val="00B44E3F"/>
    <w:rsid w:val="00B4579D"/>
    <w:rsid w:val="00B5012B"/>
    <w:rsid w:val="00B5471A"/>
    <w:rsid w:val="00B564BD"/>
    <w:rsid w:val="00B567B7"/>
    <w:rsid w:val="00B72DEF"/>
    <w:rsid w:val="00B75387"/>
    <w:rsid w:val="00B76B24"/>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2266"/>
    <w:rsid w:val="00BE4783"/>
    <w:rsid w:val="00BE6152"/>
    <w:rsid w:val="00BF13C1"/>
    <w:rsid w:val="00BF4D7A"/>
    <w:rsid w:val="00BF5971"/>
    <w:rsid w:val="00C0119A"/>
    <w:rsid w:val="00C06E21"/>
    <w:rsid w:val="00C070F1"/>
    <w:rsid w:val="00C16E66"/>
    <w:rsid w:val="00C17627"/>
    <w:rsid w:val="00C20FA2"/>
    <w:rsid w:val="00C22914"/>
    <w:rsid w:val="00C235EB"/>
    <w:rsid w:val="00C23943"/>
    <w:rsid w:val="00C26650"/>
    <w:rsid w:val="00C3000D"/>
    <w:rsid w:val="00C31F0C"/>
    <w:rsid w:val="00C33DF1"/>
    <w:rsid w:val="00C45CA2"/>
    <w:rsid w:val="00C47AFB"/>
    <w:rsid w:val="00C504E4"/>
    <w:rsid w:val="00C509ED"/>
    <w:rsid w:val="00C50F20"/>
    <w:rsid w:val="00C53F3A"/>
    <w:rsid w:val="00C623D6"/>
    <w:rsid w:val="00C62DE0"/>
    <w:rsid w:val="00C711AE"/>
    <w:rsid w:val="00C87EDD"/>
    <w:rsid w:val="00C9115F"/>
    <w:rsid w:val="00C92213"/>
    <w:rsid w:val="00C94853"/>
    <w:rsid w:val="00C94C7A"/>
    <w:rsid w:val="00C97BB0"/>
    <w:rsid w:val="00CA2F36"/>
    <w:rsid w:val="00CA6618"/>
    <w:rsid w:val="00CA713B"/>
    <w:rsid w:val="00CB0FA5"/>
    <w:rsid w:val="00CB2E4F"/>
    <w:rsid w:val="00CB489D"/>
    <w:rsid w:val="00CB5DB0"/>
    <w:rsid w:val="00CC6BCF"/>
    <w:rsid w:val="00CD57E5"/>
    <w:rsid w:val="00CD6BCE"/>
    <w:rsid w:val="00CD70AD"/>
    <w:rsid w:val="00CE4303"/>
    <w:rsid w:val="00CE5899"/>
    <w:rsid w:val="00CF0877"/>
    <w:rsid w:val="00CF437B"/>
    <w:rsid w:val="00D01874"/>
    <w:rsid w:val="00D02276"/>
    <w:rsid w:val="00D05773"/>
    <w:rsid w:val="00D05965"/>
    <w:rsid w:val="00D13D9C"/>
    <w:rsid w:val="00D24828"/>
    <w:rsid w:val="00D271BC"/>
    <w:rsid w:val="00D3174D"/>
    <w:rsid w:val="00D405B7"/>
    <w:rsid w:val="00D42FB4"/>
    <w:rsid w:val="00D45630"/>
    <w:rsid w:val="00D46FF7"/>
    <w:rsid w:val="00D50BCE"/>
    <w:rsid w:val="00D515BE"/>
    <w:rsid w:val="00D51BAA"/>
    <w:rsid w:val="00D57367"/>
    <w:rsid w:val="00D601CF"/>
    <w:rsid w:val="00D6047B"/>
    <w:rsid w:val="00D62AE4"/>
    <w:rsid w:val="00D6777C"/>
    <w:rsid w:val="00D722E1"/>
    <w:rsid w:val="00D74759"/>
    <w:rsid w:val="00D75F9A"/>
    <w:rsid w:val="00D763DD"/>
    <w:rsid w:val="00D80981"/>
    <w:rsid w:val="00D8344D"/>
    <w:rsid w:val="00D834F7"/>
    <w:rsid w:val="00D84242"/>
    <w:rsid w:val="00D859B8"/>
    <w:rsid w:val="00D86BBE"/>
    <w:rsid w:val="00D872E4"/>
    <w:rsid w:val="00D879F7"/>
    <w:rsid w:val="00D91D32"/>
    <w:rsid w:val="00D92400"/>
    <w:rsid w:val="00D9240D"/>
    <w:rsid w:val="00D95D76"/>
    <w:rsid w:val="00D95FD1"/>
    <w:rsid w:val="00DA4097"/>
    <w:rsid w:val="00DA789B"/>
    <w:rsid w:val="00DB1EB1"/>
    <w:rsid w:val="00DB535F"/>
    <w:rsid w:val="00DB5D6F"/>
    <w:rsid w:val="00DB5DA7"/>
    <w:rsid w:val="00DB6DF1"/>
    <w:rsid w:val="00DC2BBC"/>
    <w:rsid w:val="00DC3B17"/>
    <w:rsid w:val="00DC4573"/>
    <w:rsid w:val="00DC6240"/>
    <w:rsid w:val="00DD61D8"/>
    <w:rsid w:val="00DD7776"/>
    <w:rsid w:val="00DE0063"/>
    <w:rsid w:val="00DE36C6"/>
    <w:rsid w:val="00DE3BD9"/>
    <w:rsid w:val="00DE4BCC"/>
    <w:rsid w:val="00DE4E02"/>
    <w:rsid w:val="00DE5E72"/>
    <w:rsid w:val="00DE6971"/>
    <w:rsid w:val="00DE745D"/>
    <w:rsid w:val="00DF0363"/>
    <w:rsid w:val="00DF3577"/>
    <w:rsid w:val="00DF46BB"/>
    <w:rsid w:val="00DF7C86"/>
    <w:rsid w:val="00E03322"/>
    <w:rsid w:val="00E0351F"/>
    <w:rsid w:val="00E1312C"/>
    <w:rsid w:val="00E15457"/>
    <w:rsid w:val="00E252E4"/>
    <w:rsid w:val="00E258C7"/>
    <w:rsid w:val="00E26527"/>
    <w:rsid w:val="00E27A64"/>
    <w:rsid w:val="00E30002"/>
    <w:rsid w:val="00E32C3A"/>
    <w:rsid w:val="00E32F3E"/>
    <w:rsid w:val="00E332BB"/>
    <w:rsid w:val="00E37C6F"/>
    <w:rsid w:val="00E449E6"/>
    <w:rsid w:val="00E52857"/>
    <w:rsid w:val="00E62D26"/>
    <w:rsid w:val="00E64784"/>
    <w:rsid w:val="00E6478E"/>
    <w:rsid w:val="00E64D42"/>
    <w:rsid w:val="00E66408"/>
    <w:rsid w:val="00E6654B"/>
    <w:rsid w:val="00E66D43"/>
    <w:rsid w:val="00E70EBE"/>
    <w:rsid w:val="00E7516D"/>
    <w:rsid w:val="00E75E8C"/>
    <w:rsid w:val="00E7746F"/>
    <w:rsid w:val="00E803FD"/>
    <w:rsid w:val="00E81D04"/>
    <w:rsid w:val="00E83255"/>
    <w:rsid w:val="00E84484"/>
    <w:rsid w:val="00E8561E"/>
    <w:rsid w:val="00E906EB"/>
    <w:rsid w:val="00E92337"/>
    <w:rsid w:val="00E94BB1"/>
    <w:rsid w:val="00E94C1C"/>
    <w:rsid w:val="00E94D53"/>
    <w:rsid w:val="00E9581D"/>
    <w:rsid w:val="00E970DA"/>
    <w:rsid w:val="00EA303E"/>
    <w:rsid w:val="00EA5D5C"/>
    <w:rsid w:val="00EA60E2"/>
    <w:rsid w:val="00EA7538"/>
    <w:rsid w:val="00EB1656"/>
    <w:rsid w:val="00EC38F6"/>
    <w:rsid w:val="00EC7763"/>
    <w:rsid w:val="00ED38F0"/>
    <w:rsid w:val="00ED5D90"/>
    <w:rsid w:val="00EE11FD"/>
    <w:rsid w:val="00EE1AC3"/>
    <w:rsid w:val="00EE606A"/>
    <w:rsid w:val="00EE77D4"/>
    <w:rsid w:val="00EE791F"/>
    <w:rsid w:val="00EE7AFF"/>
    <w:rsid w:val="00F020E4"/>
    <w:rsid w:val="00F021D9"/>
    <w:rsid w:val="00F054F5"/>
    <w:rsid w:val="00F05796"/>
    <w:rsid w:val="00F114EA"/>
    <w:rsid w:val="00F21F53"/>
    <w:rsid w:val="00F25DB6"/>
    <w:rsid w:val="00F26368"/>
    <w:rsid w:val="00F26E00"/>
    <w:rsid w:val="00F3231B"/>
    <w:rsid w:val="00F34E93"/>
    <w:rsid w:val="00F36CC0"/>
    <w:rsid w:val="00F43B60"/>
    <w:rsid w:val="00F447C6"/>
    <w:rsid w:val="00F461EB"/>
    <w:rsid w:val="00F5025A"/>
    <w:rsid w:val="00F5074F"/>
    <w:rsid w:val="00F5158A"/>
    <w:rsid w:val="00F527B2"/>
    <w:rsid w:val="00F527F3"/>
    <w:rsid w:val="00F565AF"/>
    <w:rsid w:val="00F61151"/>
    <w:rsid w:val="00F613BC"/>
    <w:rsid w:val="00F6218F"/>
    <w:rsid w:val="00F62621"/>
    <w:rsid w:val="00F74F3C"/>
    <w:rsid w:val="00F81949"/>
    <w:rsid w:val="00F82A46"/>
    <w:rsid w:val="00F83D3F"/>
    <w:rsid w:val="00F85EC1"/>
    <w:rsid w:val="00F86E26"/>
    <w:rsid w:val="00F9677D"/>
    <w:rsid w:val="00FA7C49"/>
    <w:rsid w:val="00FA7C95"/>
    <w:rsid w:val="00FB1115"/>
    <w:rsid w:val="00FB7170"/>
    <w:rsid w:val="00FD1CE5"/>
    <w:rsid w:val="00FD6394"/>
    <w:rsid w:val="00FE142F"/>
    <w:rsid w:val="00FE733E"/>
    <w:rsid w:val="00FF2CF4"/>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CD613A74-993B-4AB7-9816-BE639C56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405838"/>
    <w:pPr>
      <w:keepNext/>
      <w:keepLines/>
      <w:spacing w:before="40"/>
      <w:ind w:firstLine="72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405838"/>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380E9B"/>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semiHidden/>
    <w:unhideWhenUsed/>
    <w:rsid w:val="006B303A"/>
    <w:rPr>
      <w:sz w:val="24"/>
      <w:szCs w:val="24"/>
    </w:rPr>
  </w:style>
  <w:style w:type="character" w:customStyle="1" w:styleId="CommentTextChar">
    <w:name w:val="Comment Text Char"/>
    <w:basedOn w:val="DefaultParagraphFont"/>
    <w:link w:val="CommentText"/>
    <w:uiPriority w:val="99"/>
    <w:semiHidden/>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 w:type="character" w:customStyle="1" w:styleId="UnresolvedMention">
    <w:name w:val="Unresolved Mention"/>
    <w:basedOn w:val="DefaultParagraphFont"/>
    <w:uiPriority w:val="99"/>
    <w:semiHidden/>
    <w:unhideWhenUsed/>
    <w:rsid w:val="00340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73087128">
      <w:bodyDiv w:val="1"/>
      <w:marLeft w:val="0"/>
      <w:marRight w:val="0"/>
      <w:marTop w:val="0"/>
      <w:marBottom w:val="0"/>
      <w:divBdr>
        <w:top w:val="none" w:sz="0" w:space="0" w:color="auto"/>
        <w:left w:val="none" w:sz="0" w:space="0" w:color="auto"/>
        <w:bottom w:val="none" w:sz="0" w:space="0" w:color="auto"/>
        <w:right w:val="none" w:sz="0" w:space="0" w:color="auto"/>
      </w:divBdr>
      <w:divsChild>
        <w:div w:id="1007169574">
          <w:marLeft w:val="0"/>
          <w:marRight w:val="0"/>
          <w:marTop w:val="0"/>
          <w:marBottom w:val="0"/>
          <w:divBdr>
            <w:top w:val="none" w:sz="0" w:space="0" w:color="auto"/>
            <w:left w:val="none" w:sz="0" w:space="0" w:color="auto"/>
            <w:bottom w:val="none" w:sz="0" w:space="0" w:color="auto"/>
            <w:right w:val="none" w:sz="0" w:space="0" w:color="auto"/>
          </w:divBdr>
          <w:divsChild>
            <w:div w:id="17287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8803">
      <w:bodyDiv w:val="1"/>
      <w:marLeft w:val="0"/>
      <w:marRight w:val="0"/>
      <w:marTop w:val="0"/>
      <w:marBottom w:val="0"/>
      <w:divBdr>
        <w:top w:val="none" w:sz="0" w:space="0" w:color="auto"/>
        <w:left w:val="none" w:sz="0" w:space="0" w:color="auto"/>
        <w:bottom w:val="none" w:sz="0" w:space="0" w:color="auto"/>
        <w:right w:val="none" w:sz="0" w:space="0" w:color="auto"/>
      </w:divBdr>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735086632">
      <w:bodyDiv w:val="1"/>
      <w:marLeft w:val="0"/>
      <w:marRight w:val="0"/>
      <w:marTop w:val="0"/>
      <w:marBottom w:val="0"/>
      <w:divBdr>
        <w:top w:val="none" w:sz="0" w:space="0" w:color="auto"/>
        <w:left w:val="none" w:sz="0" w:space="0" w:color="auto"/>
        <w:bottom w:val="none" w:sz="0" w:space="0" w:color="auto"/>
        <w:right w:val="none" w:sz="0" w:space="0" w:color="auto"/>
      </w:divBdr>
      <w:divsChild>
        <w:div w:id="1680037740">
          <w:marLeft w:val="0"/>
          <w:marRight w:val="0"/>
          <w:marTop w:val="0"/>
          <w:marBottom w:val="0"/>
          <w:divBdr>
            <w:top w:val="none" w:sz="0" w:space="0" w:color="auto"/>
            <w:left w:val="none" w:sz="0" w:space="0" w:color="auto"/>
            <w:bottom w:val="none" w:sz="0" w:space="0" w:color="auto"/>
            <w:right w:val="none" w:sz="0" w:space="0" w:color="auto"/>
          </w:divBdr>
          <w:divsChild>
            <w:div w:id="1634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1993635062">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lesforceCommerceCloud/job-components" TargetMode="External"/><Relationship Id="rId18" Type="http://schemas.openxmlformats.org/officeDocument/2006/relationships/image" Target="media/image6.png"/><Relationship Id="rId26" Type="http://schemas.openxmlformats.org/officeDocument/2006/relationships/hyperlink" Target="http://www.turnto.com/feedUpload/postfile"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turnto.com/docs" TargetMode="External"/><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turnto.com/" TargetMode="External"/><Relationship Id="rId17" Type="http://schemas.openxmlformats.org/officeDocument/2006/relationships/hyperlink" Target="http://www.turnto.com/" TargetMode="External"/><Relationship Id="rId25" Type="http://schemas.openxmlformats.org/officeDocument/2006/relationships/hyperlink" Target="http://www.turnto.com/static/export/YOURSITEKEY/YOURAUTHKEY/turnto-ugc.x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tatic.www.turnto.com/" TargetMode="External"/><Relationship Id="rId20" Type="http://schemas.openxmlformats.org/officeDocument/2006/relationships/hyperlink" Target="http://turnto.com/" TargetMode="External"/><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urnto.com/register" TargetMode="External"/><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turnto.com/" TargetMode="External"/><Relationship Id="rId28" Type="http://schemas.openxmlformats.org/officeDocument/2006/relationships/hyperlink" Target="http://static.www.turnto.com/static/export/YOURSITEKEYHERE/YOURAUTHKEYHERE/turnto-ugc.xml" TargetMode="External"/><Relationship Id="rId36" Type="http://schemas.openxmlformats.org/officeDocument/2006/relationships/image" Target="media/image17.jpeg"/><Relationship Id="rId49" Type="http://schemas.openxmlformats.org/officeDocument/2006/relationships/image" Target="media/image29.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turnto.com/" TargetMode="External"/><Relationship Id="rId27" Type="http://schemas.openxmlformats.org/officeDocument/2006/relationships/hyperlink" Target="http://static.www.turnto.com/static/export/YOURSITEKEYHERE/YOURAUTHKEYHERE/turnto-skuaveragerating.xml" TargetMode="Externa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1F727-724B-43E4-9865-103C86375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49</Pages>
  <Words>6558</Words>
  <Characters>37387</Characters>
  <Application>Microsoft Office Word</Application>
  <DocSecurity>0</DocSecurity>
  <Lines>311</Lines>
  <Paragraphs>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43858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Greenwood, Joe</cp:lastModifiedBy>
  <cp:revision>33</cp:revision>
  <cp:lastPrinted>2016-12-09T18:05:00Z</cp:lastPrinted>
  <dcterms:created xsi:type="dcterms:W3CDTF">2019-03-15T21:28:00Z</dcterms:created>
  <dcterms:modified xsi:type="dcterms:W3CDTF">2019-06-21T14:52:00Z</dcterms:modified>
  <cp:category/>
</cp:coreProperties>
</file>